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E4B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Salvador Correia</w:t>
      </w:r>
    </w:p>
    <w:p w14:paraId="00000002" w14:textId="77777777" w:rsidR="00AE4B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English Composition</w:t>
      </w:r>
    </w:p>
    <w:p w14:paraId="00000003" w14:textId="77777777" w:rsidR="00AE4B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Wayne Gauthier</w:t>
      </w:r>
    </w:p>
    <w:p w14:paraId="00000004" w14:textId="77777777" w:rsidR="00AE4B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06/04/2025</w:t>
      </w:r>
    </w:p>
    <w:p w14:paraId="00000005" w14:textId="77777777" w:rsidR="00AE4B35"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How to Be a Male Feminist</w:t>
      </w:r>
    </w:p>
    <w:p w14:paraId="00000006" w14:textId="77777777" w:rsidR="00AE4B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Has there ever been a woman in your life? Do you believe she deserves the same rights as you? If you answered yes to </w:t>
      </w:r>
      <w:proofErr w:type="gramStart"/>
      <w:r>
        <w:rPr>
          <w:rFonts w:ascii="Times New Roman" w:eastAsia="Times New Roman" w:hAnsi="Times New Roman" w:cs="Times New Roman"/>
          <w:sz w:val="24"/>
          <w:szCs w:val="24"/>
        </w:rPr>
        <w:t>both of these</w:t>
      </w:r>
      <w:proofErr w:type="gramEnd"/>
      <w:r>
        <w:rPr>
          <w:rFonts w:ascii="Times New Roman" w:eastAsia="Times New Roman" w:hAnsi="Times New Roman" w:cs="Times New Roman"/>
          <w:sz w:val="24"/>
          <w:szCs w:val="24"/>
        </w:rPr>
        <w:t xml:space="preserve"> questions—congratulations: you are already a feminist. This is something that should be seen as praiseworthy. However, in recent years feminism’s reputation has taken major blows, leading more and more people to believe that it is unnecessary—or even harmful—to society. These outrageous points of view originated from various problems, such as widespread misinformation, association with online extremism, and misunderstanding of what the feminist movement means. These challenges bring an even bigger importance to consciously being a feminist, not only aiming to support women's rights but also making sure people around you share this concern. Luckily, I was raised in an amazing household, surrounded by strong women. This environment made it possible for me to grow up into a proud male feminist, never needing to be taught that women deserved respect, instead understanding it instinctively. However, upon becoming an adult and understanding that not everyone shared this experience, I realized the importance of reaffirming the three key pillars of being a male feminist: complete understanding of feminism and its importance, the ability to identify sexist acts and thoughts, and most importantly knowing when and how to appropriately defend women’s rights.</w:t>
      </w:r>
    </w:p>
    <w:p w14:paraId="00000007" w14:textId="77777777" w:rsidR="00AE4B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most fundamental part of being a male feminist is to understand and believe in feminism. This </w:t>
      </w:r>
      <w:proofErr w:type="gramStart"/>
      <w:r>
        <w:rPr>
          <w:rFonts w:ascii="Times New Roman" w:eastAsia="Times New Roman" w:hAnsi="Times New Roman" w:cs="Times New Roman"/>
          <w:sz w:val="24"/>
          <w:szCs w:val="24"/>
        </w:rPr>
        <w:t>shouldn’t</w:t>
      </w:r>
      <w:proofErr w:type="gramEnd"/>
      <w:r>
        <w:rPr>
          <w:rFonts w:ascii="Times New Roman" w:eastAsia="Times New Roman" w:hAnsi="Times New Roman" w:cs="Times New Roman"/>
          <w:sz w:val="24"/>
          <w:szCs w:val="24"/>
        </w:rPr>
        <w:t xml:space="preserve"> be a hard task, but given the previously mentioned widespread confusion about this movement’s meaning, I will need to reintroduce this concept. To be a feminist means to believe that all genders are equal and that they deserve the same rights, </w:t>
      </w:r>
      <w:r>
        <w:rPr>
          <w:rFonts w:ascii="Times New Roman" w:eastAsia="Times New Roman" w:hAnsi="Times New Roman" w:cs="Times New Roman"/>
          <w:sz w:val="24"/>
          <w:szCs w:val="24"/>
        </w:rPr>
        <w:lastRenderedPageBreak/>
        <w:t xml:space="preserve">opportunities and to be treated equally. This should be a simple concept. Nevertheless, some will insist that feminism is the belief that women are superior to men or that there </w:t>
      </w:r>
      <w:proofErr w:type="gramStart"/>
      <w:r>
        <w:rPr>
          <w:rFonts w:ascii="Times New Roman" w:eastAsia="Times New Roman" w:hAnsi="Times New Roman" w:cs="Times New Roman"/>
          <w:sz w:val="24"/>
          <w:szCs w:val="24"/>
        </w:rPr>
        <w:t>isn’t</w:t>
      </w:r>
      <w:proofErr w:type="gramEnd"/>
      <w:r>
        <w:rPr>
          <w:rFonts w:ascii="Times New Roman" w:eastAsia="Times New Roman" w:hAnsi="Times New Roman" w:cs="Times New Roman"/>
          <w:sz w:val="24"/>
          <w:szCs w:val="24"/>
        </w:rPr>
        <w:t xml:space="preserve"> any inequality to begin with. </w:t>
      </w:r>
      <w:proofErr w:type="gramStart"/>
      <w:r>
        <w:rPr>
          <w:rFonts w:ascii="Times New Roman" w:eastAsia="Times New Roman" w:hAnsi="Times New Roman" w:cs="Times New Roman"/>
          <w:sz w:val="24"/>
          <w:szCs w:val="24"/>
        </w:rPr>
        <w:t>Both of these</w:t>
      </w:r>
      <w:proofErr w:type="gramEnd"/>
      <w:r>
        <w:rPr>
          <w:rFonts w:ascii="Times New Roman" w:eastAsia="Times New Roman" w:hAnsi="Times New Roman" w:cs="Times New Roman"/>
          <w:sz w:val="24"/>
          <w:szCs w:val="24"/>
        </w:rPr>
        <w:t xml:space="preserve"> ridiculous claims are wrong—so reject them with all your heart. Focus on reality, not fear-mongering or ignorance. You need to understand that being a male feminist </w:t>
      </w:r>
      <w:proofErr w:type="gramStart"/>
      <w:r>
        <w:rPr>
          <w:rFonts w:ascii="Times New Roman" w:eastAsia="Times New Roman" w:hAnsi="Times New Roman" w:cs="Times New Roman"/>
          <w:sz w:val="24"/>
          <w:szCs w:val="24"/>
        </w:rPr>
        <w:t>isn’t</w:t>
      </w:r>
      <w:proofErr w:type="gramEnd"/>
      <w:r>
        <w:rPr>
          <w:rFonts w:ascii="Times New Roman" w:eastAsia="Times New Roman" w:hAnsi="Times New Roman" w:cs="Times New Roman"/>
          <w:sz w:val="24"/>
          <w:szCs w:val="24"/>
        </w:rPr>
        <w:t xml:space="preserve"> about diminishing your own rights—trying to make women superior to you,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about accepting that the current social structure discriminates against women in many ways and believing that is wrong. </w:t>
      </w:r>
    </w:p>
    <w:p w14:paraId="00000008" w14:textId="7521EBA7" w:rsidR="00AE4B35"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accepting that society needs to change comes the first big challenge of being a proper male feminist, identifying sexist tendencies. Use critical thinking. </w:t>
      </w:r>
      <w:proofErr w:type="gramStart"/>
      <w:r>
        <w:rPr>
          <w:rFonts w:ascii="Times New Roman" w:eastAsia="Times New Roman" w:hAnsi="Times New Roman" w:cs="Times New Roman"/>
          <w:sz w:val="24"/>
          <w:szCs w:val="24"/>
        </w:rPr>
        <w:t>Don’t</w:t>
      </w:r>
      <w:proofErr w:type="gramEnd"/>
      <w:r>
        <w:rPr>
          <w:rFonts w:ascii="Times New Roman" w:eastAsia="Times New Roman" w:hAnsi="Times New Roman" w:cs="Times New Roman"/>
          <w:sz w:val="24"/>
          <w:szCs w:val="24"/>
        </w:rPr>
        <w:t xml:space="preserve"> fall for lazy and outdated logic that undermines equality. Thoughts such as “Men are better at this and that” or “Women are meant to do this and that” are both ideas that support </w:t>
      </w:r>
      <w:commentRangeStart w:id="0"/>
      <w:r>
        <w:rPr>
          <w:rFonts w:ascii="Times New Roman" w:eastAsia="Times New Roman" w:hAnsi="Times New Roman" w:cs="Times New Roman"/>
          <w:sz w:val="24"/>
          <w:szCs w:val="24"/>
        </w:rPr>
        <w:t>gender roles</w:t>
      </w:r>
      <w:commentRangeEnd w:id="0"/>
      <w:r w:rsidR="00854C4A">
        <w:rPr>
          <w:rStyle w:val="CommentReference"/>
        </w:rPr>
        <w:commentReference w:id="0"/>
      </w:r>
      <w:r>
        <w:rPr>
          <w:rFonts w:ascii="Times New Roman" w:eastAsia="Times New Roman" w:hAnsi="Times New Roman" w:cs="Times New Roman"/>
          <w:sz w:val="24"/>
          <w:szCs w:val="24"/>
        </w:rPr>
        <w:t xml:space="preserve">, stating that women and men have different capabilities. Of course, </w:t>
      </w:r>
      <w:proofErr w:type="gramStart"/>
      <w:r>
        <w:rPr>
          <w:rFonts w:ascii="Times New Roman" w:eastAsia="Times New Roman" w:hAnsi="Times New Roman" w:cs="Times New Roman"/>
          <w:sz w:val="24"/>
          <w:szCs w:val="24"/>
        </w:rPr>
        <w:t>I’m</w:t>
      </w:r>
      <w:proofErr w:type="gramEnd"/>
      <w:r>
        <w:rPr>
          <w:rFonts w:ascii="Times New Roman" w:eastAsia="Times New Roman" w:hAnsi="Times New Roman" w:cs="Times New Roman"/>
          <w:sz w:val="24"/>
          <w:szCs w:val="24"/>
        </w:rPr>
        <w:t xml:space="preserve"> not telling you to ignore the physiological differences between men and women, but you </w:t>
      </w:r>
      <w:proofErr w:type="gramStart"/>
      <w:r>
        <w:rPr>
          <w:rFonts w:ascii="Times New Roman" w:eastAsia="Times New Roman" w:hAnsi="Times New Roman" w:cs="Times New Roman"/>
          <w:sz w:val="24"/>
          <w:szCs w:val="24"/>
        </w:rPr>
        <w:t>shouldn’t</w:t>
      </w:r>
      <w:proofErr w:type="gramEnd"/>
      <w:r>
        <w:rPr>
          <w:rFonts w:ascii="Times New Roman" w:eastAsia="Times New Roman" w:hAnsi="Times New Roman" w:cs="Times New Roman"/>
          <w:sz w:val="24"/>
          <w:szCs w:val="24"/>
        </w:rPr>
        <w:t xml:space="preserve"> support baseless ideas such as different cognitive capacities or levels of intelligence. You should also </w:t>
      </w:r>
      <w:proofErr w:type="gramStart"/>
      <w:r>
        <w:rPr>
          <w:rFonts w:ascii="Times New Roman" w:eastAsia="Times New Roman" w:hAnsi="Times New Roman" w:cs="Times New Roman"/>
          <w:sz w:val="24"/>
          <w:szCs w:val="24"/>
        </w:rPr>
        <w:t>make an effort</w:t>
      </w:r>
      <w:proofErr w:type="gramEnd"/>
      <w:r>
        <w:rPr>
          <w:rFonts w:ascii="Times New Roman" w:eastAsia="Times New Roman" w:hAnsi="Times New Roman" w:cs="Times New Roman"/>
          <w:sz w:val="24"/>
          <w:szCs w:val="24"/>
        </w:rPr>
        <w:t xml:space="preserve"> to notice these thoughts </w:t>
      </w:r>
      <w:del w:id="1" w:author="Wayne Gauthier" w:date="2025-06-14T14:52:00Z" w16du:dateUtc="2025-06-14T05:52:00Z">
        <w:r w:rsidDel="00854C4A">
          <w:rPr>
            <w:rFonts w:ascii="Times New Roman" w:eastAsia="Times New Roman" w:hAnsi="Times New Roman" w:cs="Times New Roman"/>
            <w:sz w:val="24"/>
            <w:szCs w:val="24"/>
          </w:rPr>
          <w:delText xml:space="preserve">on </w:delText>
        </w:r>
      </w:del>
      <w:ins w:id="2" w:author="Wayne Gauthier" w:date="2025-06-14T14:52:00Z" w16du:dateUtc="2025-06-14T05:52:00Z">
        <w:r w:rsidR="00854C4A">
          <w:rPr>
            <w:rFonts w:ascii="Times New Roman" w:eastAsia="Times New Roman" w:hAnsi="Times New Roman" w:cs="Times New Roman"/>
            <w:sz w:val="24"/>
            <w:szCs w:val="24"/>
          </w:rPr>
          <w:t>in</w:t>
        </w:r>
        <w:r w:rsidR="00854C4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others and understand the consequences </w:t>
      </w:r>
      <w:del w:id="3" w:author="Wayne Gauthier" w:date="2025-06-14T14:52:00Z" w16du:dateUtc="2025-06-14T05:52:00Z">
        <w:r w:rsidDel="00854C4A">
          <w:rPr>
            <w:rFonts w:ascii="Times New Roman" w:eastAsia="Times New Roman" w:hAnsi="Times New Roman" w:cs="Times New Roman"/>
            <w:sz w:val="24"/>
            <w:szCs w:val="24"/>
          </w:rPr>
          <w:delText xml:space="preserve">on </w:delText>
        </w:r>
      </w:del>
      <w:ins w:id="4" w:author="Wayne Gauthier" w:date="2025-06-14T14:52:00Z" w16du:dateUtc="2025-06-14T05:52:00Z">
        <w:r w:rsidR="00854C4A">
          <w:rPr>
            <w:rFonts w:ascii="Times New Roman" w:eastAsia="Times New Roman" w:hAnsi="Times New Roman" w:cs="Times New Roman"/>
            <w:sz w:val="24"/>
            <w:szCs w:val="24"/>
          </w:rPr>
          <w:t>of</w:t>
        </w:r>
        <w:r w:rsidR="00854C4A">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how they act. There might be a professor that always doubts the capabilities of a top performing female student for no apparent reason or a friend that always comments on how women </w:t>
      </w:r>
      <w:proofErr w:type="gramStart"/>
      <w:r>
        <w:rPr>
          <w:rFonts w:ascii="Times New Roman" w:eastAsia="Times New Roman" w:hAnsi="Times New Roman" w:cs="Times New Roman"/>
          <w:sz w:val="24"/>
          <w:szCs w:val="24"/>
        </w:rPr>
        <w:t>aren’t</w:t>
      </w:r>
      <w:proofErr w:type="gramEnd"/>
      <w:r>
        <w:rPr>
          <w:rFonts w:ascii="Times New Roman" w:eastAsia="Times New Roman" w:hAnsi="Times New Roman" w:cs="Times New Roman"/>
          <w:sz w:val="24"/>
          <w:szCs w:val="24"/>
        </w:rPr>
        <w:t xml:space="preserve"> useful for group projects. These are problematic views that </w:t>
      </w:r>
      <w:proofErr w:type="gramStart"/>
      <w:r>
        <w:rPr>
          <w:rFonts w:ascii="Times New Roman" w:eastAsia="Times New Roman" w:hAnsi="Times New Roman" w:cs="Times New Roman"/>
          <w:sz w:val="24"/>
          <w:szCs w:val="24"/>
        </w:rPr>
        <w:t>shouldn’t</w:t>
      </w:r>
      <w:proofErr w:type="gramEnd"/>
      <w:r>
        <w:rPr>
          <w:rFonts w:ascii="Times New Roman" w:eastAsia="Times New Roman" w:hAnsi="Times New Roman" w:cs="Times New Roman"/>
          <w:sz w:val="24"/>
          <w:szCs w:val="24"/>
        </w:rPr>
        <w:t xml:space="preserve"> go unnoticed.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The final and most important part of being a male feminist is using your position of privilege to take meaningful action—especially in situations where sexism is usually met with silence. Choosing to use your power and act, rejecting sexist tendencies and structures of the world around you. Being a man, there will be a higher likelihood that your </w:t>
      </w:r>
      <w:proofErr w:type="gramStart"/>
      <w:r>
        <w:rPr>
          <w:rFonts w:ascii="Times New Roman" w:eastAsia="Times New Roman" w:hAnsi="Times New Roman" w:cs="Times New Roman"/>
          <w:sz w:val="24"/>
          <w:szCs w:val="24"/>
        </w:rPr>
        <w:t>protests against</w:t>
      </w:r>
      <w:proofErr w:type="gramEnd"/>
      <w:r>
        <w:rPr>
          <w:rFonts w:ascii="Times New Roman" w:eastAsia="Times New Roman" w:hAnsi="Times New Roman" w:cs="Times New Roman"/>
          <w:sz w:val="24"/>
          <w:szCs w:val="24"/>
        </w:rPr>
        <w:t xml:space="preserve"> sexist behaviours will be heard and taken into consideration.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speak up. Use your privilege—especially when no one else will. Being in the engineering field, </w:t>
      </w:r>
      <w:ins w:id="5" w:author="Wayne Gauthier" w:date="2025-06-14T14:52:00Z" w16du:dateUtc="2025-06-14T05:52:00Z">
        <w:r w:rsidR="00854C4A">
          <w:rPr>
            <w:rFonts w:ascii="Times New Roman" w:eastAsia="Times New Roman" w:hAnsi="Times New Roman" w:cs="Times New Roman"/>
            <w:sz w:val="24"/>
            <w:szCs w:val="24"/>
          </w:rPr>
          <w:t xml:space="preserve">which is </w:t>
        </w:r>
      </w:ins>
      <w:r>
        <w:rPr>
          <w:rFonts w:ascii="Times New Roman" w:eastAsia="Times New Roman" w:hAnsi="Times New Roman" w:cs="Times New Roman"/>
          <w:sz w:val="24"/>
          <w:szCs w:val="24"/>
        </w:rPr>
        <w:t xml:space="preserve">mostly populated by men, I have unfortunately had my fair share of encounters with sexist teachers. </w:t>
      </w:r>
      <w:r>
        <w:rPr>
          <w:rFonts w:ascii="Times New Roman" w:eastAsia="Times New Roman" w:hAnsi="Times New Roman" w:cs="Times New Roman"/>
          <w:sz w:val="24"/>
          <w:szCs w:val="24"/>
        </w:rPr>
        <w:lastRenderedPageBreak/>
        <w:t xml:space="preserve">Speaking up was often scary, I might get a lower grade or even be punished for a rude accusation. Still, I never let fear silence my beliefs. One time a professor I </w:t>
      </w:r>
      <w:proofErr w:type="gramStart"/>
      <w:r>
        <w:rPr>
          <w:rFonts w:ascii="Times New Roman" w:eastAsia="Times New Roman" w:hAnsi="Times New Roman" w:cs="Times New Roman"/>
          <w:sz w:val="24"/>
          <w:szCs w:val="24"/>
        </w:rPr>
        <w:t>actually quite</w:t>
      </w:r>
      <w:proofErr w:type="gramEnd"/>
      <w:r>
        <w:rPr>
          <w:rFonts w:ascii="Times New Roman" w:eastAsia="Times New Roman" w:hAnsi="Times New Roman" w:cs="Times New Roman"/>
          <w:sz w:val="24"/>
          <w:szCs w:val="24"/>
        </w:rPr>
        <w:t xml:space="preserve"> liked accused one of my female colleagues of not having taken part in making her project, saying her group mate probably did all the work. I knew this was a lie; in fact, the group mate was </w:t>
      </w:r>
      <w:proofErr w:type="gramStart"/>
      <w:r>
        <w:rPr>
          <w:rFonts w:ascii="Times New Roman" w:eastAsia="Times New Roman" w:hAnsi="Times New Roman" w:cs="Times New Roman"/>
          <w:sz w:val="24"/>
          <w:szCs w:val="24"/>
        </w:rPr>
        <w:t>actually completely</w:t>
      </w:r>
      <w:proofErr w:type="gramEnd"/>
      <w:r>
        <w:rPr>
          <w:rFonts w:ascii="Times New Roman" w:eastAsia="Times New Roman" w:hAnsi="Times New Roman" w:cs="Times New Roman"/>
          <w:sz w:val="24"/>
          <w:szCs w:val="24"/>
        </w:rPr>
        <w:t xml:space="preserve"> useless and had caused her grave frustration. The professor started asking her completely unreasonable questions about the project, hoping to prove her lack of knowledge. I had already been evaluated by this same professor and I had received a perfect grade. I </w:t>
      </w:r>
      <w:proofErr w:type="gramStart"/>
      <w:r>
        <w:rPr>
          <w:rFonts w:ascii="Times New Roman" w:eastAsia="Times New Roman" w:hAnsi="Times New Roman" w:cs="Times New Roman"/>
          <w:sz w:val="24"/>
          <w:szCs w:val="24"/>
        </w:rPr>
        <w:t>couldn’t</w:t>
      </w:r>
      <w:proofErr w:type="gramEnd"/>
      <w:r>
        <w:rPr>
          <w:rFonts w:ascii="Times New Roman" w:eastAsia="Times New Roman" w:hAnsi="Times New Roman" w:cs="Times New Roman"/>
          <w:sz w:val="24"/>
          <w:szCs w:val="24"/>
        </w:rPr>
        <w:t xml:space="preserve"> stand this situation in silence, so I spoke up and said, “You have given me a perfect grade and asked me none of these questions. Why are you asking such ridiculous questions to my friend?” The professor created baseless excuses, trying to justify his blatant prejudice. I calmly stated that if he kept up that sexist </w:t>
      </w:r>
      <w:proofErr w:type="gramStart"/>
      <w:r>
        <w:rPr>
          <w:rFonts w:ascii="Times New Roman" w:eastAsia="Times New Roman" w:hAnsi="Times New Roman" w:cs="Times New Roman"/>
          <w:sz w:val="24"/>
          <w:szCs w:val="24"/>
        </w:rPr>
        <w:t>behaviour</w:t>
      </w:r>
      <w:proofErr w:type="gramEnd"/>
      <w:r>
        <w:rPr>
          <w:rFonts w:ascii="Times New Roman" w:eastAsia="Times New Roman" w:hAnsi="Times New Roman" w:cs="Times New Roman"/>
          <w:sz w:val="24"/>
          <w:szCs w:val="24"/>
        </w:rPr>
        <w:t xml:space="preserve"> I would need to make a formal complaint to the HR office. This was a very risky thing to say, something that </w:t>
      </w:r>
      <w:proofErr w:type="gramStart"/>
      <w:r>
        <w:rPr>
          <w:rFonts w:ascii="Times New Roman" w:eastAsia="Times New Roman" w:hAnsi="Times New Roman" w:cs="Times New Roman"/>
          <w:sz w:val="24"/>
          <w:szCs w:val="24"/>
        </w:rPr>
        <w:t>could've</w:t>
      </w:r>
      <w:proofErr w:type="gramEnd"/>
      <w:r>
        <w:rPr>
          <w:rFonts w:ascii="Times New Roman" w:eastAsia="Times New Roman" w:hAnsi="Times New Roman" w:cs="Times New Roman"/>
          <w:sz w:val="24"/>
          <w:szCs w:val="24"/>
        </w:rPr>
        <w:t xml:space="preserve"> gotten me into real trouble. Luckily, I had enough evidence so the professor backed down and my colleague got the same grade as me as she deserved.  This moment of bravery shows how you can speak up against others. If instead a female student had spoken up there might have been a commotion.</w:t>
      </w:r>
    </w:p>
    <w:p w14:paraId="00000009" w14:textId="77777777" w:rsidR="00AE4B35" w:rsidRDefault="00000000">
      <w:pPr>
        <w:spacing w:line="480" w:lineRule="auto"/>
        <w:ind w:firstLine="720"/>
      </w:pPr>
      <w:r>
        <w:rPr>
          <w:rFonts w:ascii="Times New Roman" w:eastAsia="Times New Roman" w:hAnsi="Times New Roman" w:cs="Times New Roman"/>
          <w:sz w:val="24"/>
          <w:szCs w:val="24"/>
        </w:rPr>
        <w:t xml:space="preserve">Being a male feminist is an enormous responsibility that all men should take on. Believe that all people deserve the same rights, understand when it </w:t>
      </w:r>
      <w:proofErr w:type="gramStart"/>
      <w:r>
        <w:rPr>
          <w:rFonts w:ascii="Times New Roman" w:eastAsia="Times New Roman" w:hAnsi="Times New Roman" w:cs="Times New Roman"/>
          <w:sz w:val="24"/>
          <w:szCs w:val="24"/>
        </w:rPr>
        <w:t>isn’t</w:t>
      </w:r>
      <w:proofErr w:type="gramEnd"/>
      <w:r>
        <w:rPr>
          <w:rFonts w:ascii="Times New Roman" w:eastAsia="Times New Roman" w:hAnsi="Times New Roman" w:cs="Times New Roman"/>
          <w:sz w:val="24"/>
          <w:szCs w:val="24"/>
        </w:rPr>
        <w:t xml:space="preserve"> happening and fight against those awful moments where society </w:t>
      </w:r>
      <w:proofErr w:type="gramStart"/>
      <w:r>
        <w:rPr>
          <w:rFonts w:ascii="Times New Roman" w:eastAsia="Times New Roman" w:hAnsi="Times New Roman" w:cs="Times New Roman"/>
          <w:sz w:val="24"/>
          <w:szCs w:val="24"/>
        </w:rPr>
        <w:t>isn’t</w:t>
      </w:r>
      <w:proofErr w:type="gramEnd"/>
      <w:r>
        <w:rPr>
          <w:rFonts w:ascii="Times New Roman" w:eastAsia="Times New Roman" w:hAnsi="Times New Roman" w:cs="Times New Roman"/>
          <w:sz w:val="24"/>
          <w:szCs w:val="24"/>
        </w:rPr>
        <w:t xml:space="preserve"> fair. If we all follow these ideas, we can help society to grow to a place filled with more and more happiness without the need to feel unjustness related to something you </w:t>
      </w:r>
      <w:proofErr w:type="gramStart"/>
      <w:r>
        <w:rPr>
          <w:rFonts w:ascii="Times New Roman" w:eastAsia="Times New Roman" w:hAnsi="Times New Roman" w:cs="Times New Roman"/>
          <w:sz w:val="24"/>
          <w:szCs w:val="24"/>
        </w:rPr>
        <w:t>can’t</w:t>
      </w:r>
      <w:proofErr w:type="gramEnd"/>
      <w:r>
        <w:rPr>
          <w:rFonts w:ascii="Times New Roman" w:eastAsia="Times New Roman" w:hAnsi="Times New Roman" w:cs="Times New Roman"/>
          <w:sz w:val="24"/>
          <w:szCs w:val="24"/>
        </w:rPr>
        <w:t xml:space="preserve"> control. Be a male feminist! Wield the power to make the world a better place. Please do this with your whole </w:t>
      </w:r>
      <w:commentRangeStart w:id="6"/>
      <w:r>
        <w:rPr>
          <w:rFonts w:ascii="Times New Roman" w:eastAsia="Times New Roman" w:hAnsi="Times New Roman" w:cs="Times New Roman"/>
          <w:sz w:val="24"/>
          <w:szCs w:val="24"/>
        </w:rPr>
        <w:t>heart</w:t>
      </w:r>
      <w:commentRangeEnd w:id="6"/>
      <w:r w:rsidR="00BB1B5F">
        <w:rPr>
          <w:rStyle w:val="CommentReference"/>
        </w:rPr>
        <w:commentReference w:id="6"/>
      </w:r>
      <w:r>
        <w:rPr>
          <w:rFonts w:ascii="Times New Roman" w:eastAsia="Times New Roman" w:hAnsi="Times New Roman" w:cs="Times New Roman"/>
          <w:sz w:val="24"/>
          <w:szCs w:val="24"/>
        </w:rPr>
        <w:t>.</w:t>
      </w:r>
    </w:p>
    <w:sectPr w:rsidR="00AE4B3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yne Gauthier" w:date="2025-06-14T14:51:00Z" w:initials="WG">
    <w:p w14:paraId="16C84EE2" w14:textId="0140E75F" w:rsidR="00854C4A" w:rsidRDefault="00854C4A">
      <w:pPr>
        <w:pStyle w:val="CommentText"/>
      </w:pPr>
      <w:r>
        <w:rPr>
          <w:rStyle w:val="CommentReference"/>
        </w:rPr>
        <w:annotationRef/>
      </w:r>
      <w:r>
        <w:t>You might emphasize this part thus: ‘institutional’ or ‘ingrained’ or ‘differentiated.’</w:t>
      </w:r>
    </w:p>
  </w:comment>
  <w:comment w:id="6" w:author="Wayne Gauthier" w:date="2025-06-13T09:27:00Z" w:initials="WG">
    <w:p w14:paraId="0DCE891E" w14:textId="3E936480" w:rsidR="00854C4A" w:rsidRPr="00854C4A" w:rsidRDefault="00BB1B5F" w:rsidP="00BB1B5F">
      <w:pPr>
        <w:pStyle w:val="CommentText"/>
        <w:rPr>
          <w:color w:val="0070C0"/>
        </w:rPr>
      </w:pPr>
      <w:r>
        <w:rPr>
          <w:rStyle w:val="CommentReference"/>
        </w:rPr>
        <w:annotationRef/>
      </w:r>
      <w:r>
        <w:rPr>
          <w:rStyle w:val="CommentReference"/>
        </w:rPr>
        <w:annotationRef/>
      </w:r>
      <w:r w:rsidR="00854C4A" w:rsidRPr="00854C4A">
        <w:rPr>
          <w:color w:val="0070C0"/>
        </w:rPr>
        <w:t xml:space="preserve">Your work has been consistently outstanding this term, Salvador, and this essay is no exception. </w:t>
      </w:r>
      <w:proofErr w:type="gramStart"/>
      <w:r w:rsidR="00854C4A" w:rsidRPr="00854C4A">
        <w:rPr>
          <w:color w:val="0070C0"/>
        </w:rPr>
        <w:t>It’s</w:t>
      </w:r>
      <w:proofErr w:type="gramEnd"/>
      <w:r w:rsidR="00854C4A" w:rsidRPr="00854C4A">
        <w:rPr>
          <w:color w:val="0070C0"/>
        </w:rPr>
        <w:t xml:space="preserve"> right up there with your usual high quality of essay. </w:t>
      </w:r>
      <w:proofErr w:type="gramStart"/>
      <w:r w:rsidR="00854C4A" w:rsidRPr="00854C4A">
        <w:rPr>
          <w:color w:val="0070C0"/>
        </w:rPr>
        <w:t>It’s</w:t>
      </w:r>
      <w:proofErr w:type="gramEnd"/>
      <w:r w:rsidR="00854C4A" w:rsidRPr="00854C4A">
        <w:rPr>
          <w:color w:val="0070C0"/>
        </w:rPr>
        <w:t xml:space="preserve"> a fascinating &amp; instructive reading experience.</w:t>
      </w:r>
    </w:p>
    <w:p w14:paraId="1C7BB462" w14:textId="77777777" w:rsidR="00854C4A" w:rsidRPr="00854C4A" w:rsidRDefault="00854C4A" w:rsidP="00BB1B5F">
      <w:pPr>
        <w:pStyle w:val="CommentText"/>
        <w:rPr>
          <w:color w:val="0070C0"/>
        </w:rPr>
      </w:pPr>
    </w:p>
    <w:p w14:paraId="7232C5B9" w14:textId="66CB6D94" w:rsidR="00BB1B5F" w:rsidRPr="00854C4A" w:rsidRDefault="00BB1B5F" w:rsidP="00BB1B5F">
      <w:pPr>
        <w:pStyle w:val="CommentText"/>
        <w:rPr>
          <w:color w:val="0070C0"/>
        </w:rPr>
      </w:pPr>
      <w:r w:rsidRPr="00854C4A">
        <w:rPr>
          <w:color w:val="0070C0"/>
        </w:rPr>
        <w:t xml:space="preserve">CONTENT: </w:t>
      </w:r>
      <w:r w:rsidR="00854C4A" w:rsidRPr="00854C4A">
        <w:rPr>
          <w:color w:val="0070C0"/>
        </w:rPr>
        <w:t>5</w:t>
      </w:r>
      <w:r w:rsidRPr="00854C4A">
        <w:rPr>
          <w:color w:val="0070C0"/>
        </w:rPr>
        <w:t>/5</w:t>
      </w:r>
    </w:p>
    <w:p w14:paraId="20D85068" w14:textId="3B95AB4D" w:rsidR="00BB1B5F" w:rsidRPr="00854C4A" w:rsidRDefault="00BB1B5F" w:rsidP="00BB1B5F">
      <w:pPr>
        <w:pStyle w:val="CommentText"/>
        <w:rPr>
          <w:color w:val="0070C0"/>
        </w:rPr>
      </w:pPr>
      <w:r w:rsidRPr="00854C4A">
        <w:rPr>
          <w:color w:val="0070C0"/>
        </w:rPr>
        <w:t xml:space="preserve">STRUCTURE: </w:t>
      </w:r>
      <w:r w:rsidR="00854C4A" w:rsidRPr="00854C4A">
        <w:rPr>
          <w:color w:val="0070C0"/>
        </w:rPr>
        <w:t>5</w:t>
      </w:r>
      <w:r w:rsidRPr="00854C4A">
        <w:rPr>
          <w:color w:val="0070C0"/>
        </w:rPr>
        <w:t>/5</w:t>
      </w:r>
    </w:p>
    <w:p w14:paraId="2591658C" w14:textId="5AD6980D" w:rsidR="00BB1B5F" w:rsidRPr="00854C4A" w:rsidRDefault="00BB1B5F" w:rsidP="00BB1B5F">
      <w:pPr>
        <w:pStyle w:val="CommentText"/>
        <w:rPr>
          <w:color w:val="0070C0"/>
        </w:rPr>
      </w:pPr>
      <w:r w:rsidRPr="00854C4A">
        <w:rPr>
          <w:color w:val="0070C0"/>
        </w:rPr>
        <w:t xml:space="preserve">CLARITY: </w:t>
      </w:r>
      <w:r w:rsidR="00854C4A" w:rsidRPr="00854C4A">
        <w:rPr>
          <w:color w:val="0070C0"/>
        </w:rPr>
        <w:t>5</w:t>
      </w:r>
      <w:r w:rsidRPr="00854C4A">
        <w:rPr>
          <w:color w:val="0070C0"/>
        </w:rPr>
        <w:t>/5</w:t>
      </w:r>
    </w:p>
    <w:p w14:paraId="55F17570" w14:textId="07A46CE0" w:rsidR="00BB1B5F" w:rsidRPr="00854C4A" w:rsidRDefault="00BB1B5F" w:rsidP="00BB1B5F">
      <w:pPr>
        <w:pStyle w:val="CommentText"/>
        <w:rPr>
          <w:color w:val="0070C0"/>
        </w:rPr>
      </w:pPr>
      <w:r w:rsidRPr="00854C4A">
        <w:rPr>
          <w:color w:val="0070C0"/>
        </w:rPr>
        <w:t xml:space="preserve">FORMAT: </w:t>
      </w:r>
      <w:r w:rsidR="00854C4A" w:rsidRPr="00854C4A">
        <w:rPr>
          <w:color w:val="0070C0"/>
        </w:rPr>
        <w:t>5</w:t>
      </w:r>
      <w:r w:rsidRPr="00854C4A">
        <w:rPr>
          <w:color w:val="0070C0"/>
        </w:rPr>
        <w:t>/5</w:t>
      </w:r>
    </w:p>
    <w:p w14:paraId="1F1D66D8" w14:textId="329CE5D4" w:rsidR="00BB1B5F" w:rsidRDefault="00BB1B5F" w:rsidP="00BB1B5F">
      <w:pPr>
        <w:pStyle w:val="CommentText"/>
      </w:pPr>
      <w:r w:rsidRPr="00854C4A">
        <w:rPr>
          <w:color w:val="0070C0"/>
        </w:rPr>
        <w:t xml:space="preserve">TOTAL: </w:t>
      </w:r>
      <w:r w:rsidR="00854C4A" w:rsidRPr="00854C4A">
        <w:rPr>
          <w:color w:val="0070C0"/>
        </w:rPr>
        <w:t>20</w:t>
      </w:r>
      <w:r w:rsidRPr="00854C4A">
        <w:rPr>
          <w:color w:val="0070C0"/>
        </w:rPr>
        <w:t>/20</w:t>
      </w:r>
      <w:r w:rsidR="00854C4A" w:rsidRPr="00854C4A">
        <w:rPr>
          <w:color w:val="0070C0"/>
        </w:rPr>
        <w:t xml:space="preserve">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C84EE2" w15:done="0"/>
  <w15:commentEx w15:paraId="1F1D66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6AAC27" w16cex:dateUtc="2025-06-14T05:51:00Z"/>
  <w16cex:commentExtensible w16cex:durableId="70F80CA6" w16cex:dateUtc="2025-06-13T0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C84EE2" w16cid:durableId="556AAC27"/>
  <w16cid:commentId w16cid:paraId="1F1D66D8" w16cid:durableId="70F80C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yne Gauthier">
    <w15:presenceInfo w15:providerId="Windows Live" w15:userId="644b0605eb18c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B35"/>
    <w:rsid w:val="00854C4A"/>
    <w:rsid w:val="008E7E47"/>
    <w:rsid w:val="00AD11BB"/>
    <w:rsid w:val="00AE4B35"/>
    <w:rsid w:val="00BB1B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732EBAA"/>
  <w15:docId w15:val="{CEF0373D-1A38-4458-A2C2-E8BC20CD3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BB1B5F"/>
    <w:pPr>
      <w:spacing w:line="240" w:lineRule="auto"/>
    </w:pPr>
  </w:style>
  <w:style w:type="character" w:styleId="CommentReference">
    <w:name w:val="annotation reference"/>
    <w:basedOn w:val="DefaultParagraphFont"/>
    <w:uiPriority w:val="99"/>
    <w:semiHidden/>
    <w:unhideWhenUsed/>
    <w:rsid w:val="00BB1B5F"/>
    <w:rPr>
      <w:sz w:val="16"/>
      <w:szCs w:val="16"/>
    </w:rPr>
  </w:style>
  <w:style w:type="paragraph" w:styleId="CommentText">
    <w:name w:val="annotation text"/>
    <w:basedOn w:val="Normal"/>
    <w:link w:val="CommentTextChar"/>
    <w:uiPriority w:val="99"/>
    <w:semiHidden/>
    <w:unhideWhenUsed/>
    <w:rsid w:val="00BB1B5F"/>
    <w:pPr>
      <w:spacing w:line="240" w:lineRule="auto"/>
    </w:pPr>
    <w:rPr>
      <w:sz w:val="20"/>
      <w:szCs w:val="20"/>
    </w:rPr>
  </w:style>
  <w:style w:type="character" w:customStyle="1" w:styleId="CommentTextChar">
    <w:name w:val="Comment Text Char"/>
    <w:basedOn w:val="DefaultParagraphFont"/>
    <w:link w:val="CommentText"/>
    <w:uiPriority w:val="99"/>
    <w:semiHidden/>
    <w:rsid w:val="00BB1B5F"/>
    <w:rPr>
      <w:sz w:val="20"/>
      <w:szCs w:val="20"/>
    </w:rPr>
  </w:style>
  <w:style w:type="paragraph" w:styleId="CommentSubject">
    <w:name w:val="annotation subject"/>
    <w:basedOn w:val="CommentText"/>
    <w:next w:val="CommentText"/>
    <w:link w:val="CommentSubjectChar"/>
    <w:uiPriority w:val="99"/>
    <w:semiHidden/>
    <w:unhideWhenUsed/>
    <w:rsid w:val="00BB1B5F"/>
    <w:rPr>
      <w:b/>
      <w:bCs/>
    </w:rPr>
  </w:style>
  <w:style w:type="character" w:customStyle="1" w:styleId="CommentSubjectChar">
    <w:name w:val="Comment Subject Char"/>
    <w:basedOn w:val="CommentTextChar"/>
    <w:link w:val="CommentSubject"/>
    <w:uiPriority w:val="99"/>
    <w:semiHidden/>
    <w:rsid w:val="00BB1B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895</Words>
  <Characters>5105</Characters>
  <Application>Microsoft Office Word</Application>
  <DocSecurity>0</DocSecurity>
  <Lines>42</Lines>
  <Paragraphs>11</Paragraphs>
  <ScaleCrop>false</ScaleCrop>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Wayne Gauthier</cp:lastModifiedBy>
  <cp:revision>3</cp:revision>
  <dcterms:created xsi:type="dcterms:W3CDTF">2025-06-13T00:27:00Z</dcterms:created>
  <dcterms:modified xsi:type="dcterms:W3CDTF">2025-06-14T05:54:00Z</dcterms:modified>
</cp:coreProperties>
</file>