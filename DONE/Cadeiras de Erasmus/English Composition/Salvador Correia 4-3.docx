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Salvador Correia</w:t>
      </w:r>
    </w:p>
    <w:p w14:paraId="00000002"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 Composition</w:t>
      </w:r>
    </w:p>
    <w:p w14:paraId="00000003"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Wayne Gauthier</w:t>
      </w:r>
    </w:p>
    <w:p w14:paraId="00000004" w14:textId="77777777" w:rsidR="006B6065" w:rsidRDefault="00000000">
      <w:pPr>
        <w:spacing w:line="480" w:lineRule="auto"/>
        <w:rPr>
          <w:rFonts w:ascii="Times New Roman" w:eastAsia="Times New Roman" w:hAnsi="Times New Roman" w:cs="Times New Roman"/>
          <w:sz w:val="24"/>
          <w:szCs w:val="24"/>
        </w:rPr>
      </w:pPr>
      <w:commentRangeStart w:id="0"/>
      <w:r>
        <w:rPr>
          <w:rFonts w:ascii="Times New Roman" w:eastAsia="Times New Roman" w:hAnsi="Times New Roman" w:cs="Times New Roman"/>
          <w:sz w:val="24"/>
          <w:szCs w:val="24"/>
        </w:rPr>
        <w:t>05/12/2025</w:t>
      </w:r>
      <w:commentRangeEnd w:id="0"/>
      <w:r w:rsidR="00874465">
        <w:rPr>
          <w:rStyle w:val="CommentReference"/>
        </w:rPr>
        <w:commentReference w:id="0"/>
      </w:r>
    </w:p>
    <w:p w14:paraId="00000005" w14:textId="77777777" w:rsidR="006B606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Life Should Be Shared</w:t>
      </w:r>
    </w:p>
    <w:p w14:paraId="00000006"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If you want to be happy, you should get married! Not only should you get married, but you should also have children. In recent years, </w:t>
      </w:r>
      <w:commentRangeStart w:id="1"/>
      <w:r>
        <w:rPr>
          <w:rFonts w:ascii="Times New Roman" w:eastAsia="Times New Roman" w:hAnsi="Times New Roman" w:cs="Times New Roman"/>
          <w:sz w:val="24"/>
          <w:szCs w:val="24"/>
        </w:rPr>
        <w:t>marriage and birth rates have plummeted, hitting all-time lows on a global level</w:t>
      </w:r>
      <w:commentRangeEnd w:id="1"/>
      <w:r w:rsidR="00874465">
        <w:rPr>
          <w:rStyle w:val="CommentReference"/>
        </w:rPr>
        <w:commentReference w:id="1"/>
      </w:r>
      <w:r>
        <w:rPr>
          <w:rFonts w:ascii="Times New Roman" w:eastAsia="Times New Roman" w:hAnsi="Times New Roman" w:cs="Times New Roman"/>
          <w:sz w:val="24"/>
          <w:szCs w:val="24"/>
        </w:rPr>
        <w:t xml:space="preserve">. This drastic change brought with it many concerns on a social level. Some countries worry about possible future </w:t>
      </w:r>
      <w:proofErr w:type="spellStart"/>
      <w:r>
        <w:rPr>
          <w:rFonts w:ascii="Times New Roman" w:eastAsia="Times New Roman" w:hAnsi="Times New Roman" w:cs="Times New Roman"/>
          <w:sz w:val="24"/>
          <w:szCs w:val="24"/>
        </w:rPr>
        <w:t>labor</w:t>
      </w:r>
      <w:proofErr w:type="spellEnd"/>
      <w:r>
        <w:rPr>
          <w:rFonts w:ascii="Times New Roman" w:eastAsia="Times New Roman" w:hAnsi="Times New Roman" w:cs="Times New Roman"/>
          <w:sz w:val="24"/>
          <w:szCs w:val="24"/>
        </w:rPr>
        <w:t xml:space="preserve"> shortages, while others are concerned with the consequences of their aging populations. However, people seem to be generally negligent to an entire dimension of problems created by this trend—personal problems. This decrease in committed relationships has created massive waves of emotional instability, economic </w:t>
      </w:r>
      <w:proofErr w:type="gramStart"/>
      <w:r>
        <w:rPr>
          <w:rFonts w:ascii="Times New Roman" w:eastAsia="Times New Roman" w:hAnsi="Times New Roman" w:cs="Times New Roman"/>
          <w:sz w:val="24"/>
          <w:szCs w:val="24"/>
        </w:rPr>
        <w:t>inefficiency</w:t>
      </w:r>
      <w:proofErr w:type="gramEnd"/>
      <w:r>
        <w:rPr>
          <w:rFonts w:ascii="Times New Roman" w:eastAsia="Times New Roman" w:hAnsi="Times New Roman" w:cs="Times New Roman"/>
          <w:sz w:val="24"/>
          <w:szCs w:val="24"/>
        </w:rPr>
        <w:t xml:space="preserve"> and frustration about life. People seem to forget that marriage </w:t>
      </w:r>
      <w:proofErr w:type="gramStart"/>
      <w:r>
        <w:rPr>
          <w:rFonts w:ascii="Times New Roman" w:eastAsia="Times New Roman" w:hAnsi="Times New Roman" w:cs="Times New Roman"/>
          <w:sz w:val="24"/>
          <w:szCs w:val="24"/>
        </w:rPr>
        <w:t>and  parenthood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aren’t</w:t>
      </w:r>
      <w:proofErr w:type="gramEnd"/>
      <w:r>
        <w:rPr>
          <w:rFonts w:ascii="Times New Roman" w:eastAsia="Times New Roman" w:hAnsi="Times New Roman" w:cs="Times New Roman"/>
          <w:sz w:val="24"/>
          <w:szCs w:val="24"/>
        </w:rPr>
        <w:t xml:space="preserve"> outdated societal norms, they are the foundation for a happy and fulfilling life and should be treated as such.</w:t>
      </w:r>
    </w:p>
    <w:p w14:paraId="00000007" w14:textId="2F89DEF3"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person’s </w:t>
      </w:r>
      <w:commentRangeStart w:id="2"/>
      <w:r>
        <w:rPr>
          <w:rFonts w:ascii="Times New Roman" w:eastAsia="Times New Roman" w:hAnsi="Times New Roman" w:cs="Times New Roman"/>
          <w:sz w:val="24"/>
          <w:szCs w:val="24"/>
        </w:rPr>
        <w:t xml:space="preserve">life-style </w:t>
      </w:r>
      <w:commentRangeEnd w:id="2"/>
      <w:r w:rsidR="00874465">
        <w:rPr>
          <w:rStyle w:val="CommentReference"/>
        </w:rPr>
        <w:commentReference w:id="2"/>
      </w:r>
      <w:r>
        <w:rPr>
          <w:rFonts w:ascii="Times New Roman" w:eastAsia="Times New Roman" w:hAnsi="Times New Roman" w:cs="Times New Roman"/>
          <w:sz w:val="24"/>
          <w:szCs w:val="24"/>
        </w:rPr>
        <w:t xml:space="preserve">has a great impact on their mental-health and its stability. There are many struggles that become more manageable when in a committed relationship. For example, </w:t>
      </w:r>
      <w:del w:id="3" w:author="Wayne Gauthier" w:date="2025-05-26T17:41:00Z" w16du:dateUtc="2025-05-26T08:41:00Z">
        <w:r w:rsidDel="00874465">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while single people report higher levels of loneliness, </w:t>
      </w:r>
      <w:proofErr w:type="gramStart"/>
      <w:r>
        <w:rPr>
          <w:rFonts w:ascii="Times New Roman" w:eastAsia="Times New Roman" w:hAnsi="Times New Roman" w:cs="Times New Roman"/>
          <w:sz w:val="24"/>
          <w:szCs w:val="24"/>
        </w:rPr>
        <w:t>anxiety</w:t>
      </w:r>
      <w:proofErr w:type="gramEnd"/>
      <w:r>
        <w:rPr>
          <w:rFonts w:ascii="Times New Roman" w:eastAsia="Times New Roman" w:hAnsi="Times New Roman" w:cs="Times New Roman"/>
          <w:sz w:val="24"/>
          <w:szCs w:val="24"/>
        </w:rPr>
        <w:t xml:space="preserve"> and difficulties with </w:t>
      </w:r>
      <w:commentRangeStart w:id="4"/>
      <w:r>
        <w:rPr>
          <w:rFonts w:ascii="Times New Roman" w:eastAsia="Times New Roman" w:hAnsi="Times New Roman" w:cs="Times New Roman"/>
          <w:sz w:val="24"/>
          <w:szCs w:val="24"/>
        </w:rPr>
        <w:t>self-regulation</w:t>
      </w:r>
      <w:commentRangeEnd w:id="4"/>
      <w:r w:rsidR="00874465">
        <w:rPr>
          <w:rStyle w:val="CommentReference"/>
        </w:rPr>
        <w:commentReference w:id="4"/>
      </w:r>
      <w:r>
        <w:rPr>
          <w:rFonts w:ascii="Times New Roman" w:eastAsia="Times New Roman" w:hAnsi="Times New Roman" w:cs="Times New Roman"/>
          <w:sz w:val="24"/>
          <w:szCs w:val="24"/>
        </w:rPr>
        <w:t xml:space="preserve">. Couples in parental roles are gifted with many tools to lessen these burdens. Such as consistent and strong emotional bonds, structured </w:t>
      </w:r>
      <w:proofErr w:type="gramStart"/>
      <w:r>
        <w:rPr>
          <w:rFonts w:ascii="Times New Roman" w:eastAsia="Times New Roman" w:hAnsi="Times New Roman" w:cs="Times New Roman"/>
          <w:sz w:val="24"/>
          <w:szCs w:val="24"/>
        </w:rPr>
        <w:t>routines</w:t>
      </w:r>
      <w:proofErr w:type="gramEnd"/>
      <w:r>
        <w:rPr>
          <w:rFonts w:ascii="Times New Roman" w:eastAsia="Times New Roman" w:hAnsi="Times New Roman" w:cs="Times New Roman"/>
          <w:sz w:val="24"/>
          <w:szCs w:val="24"/>
        </w:rPr>
        <w:t xml:space="preserve"> and mutual monitoring, fostering an environment for growth. Researchers consistently confirm the importance of the stability brought by these </w:t>
      </w:r>
      <w:commentRangeStart w:id="5"/>
      <w:r>
        <w:rPr>
          <w:rFonts w:ascii="Times New Roman" w:eastAsia="Times New Roman" w:hAnsi="Times New Roman" w:cs="Times New Roman"/>
          <w:sz w:val="24"/>
          <w:szCs w:val="24"/>
        </w:rPr>
        <w:t xml:space="preserve">relationships. Even </w:t>
      </w:r>
      <w:commentRangeEnd w:id="5"/>
      <w:r w:rsidR="00874465">
        <w:rPr>
          <w:rStyle w:val="CommentReference"/>
        </w:rPr>
        <w:commentReference w:id="5"/>
      </w:r>
      <w:r>
        <w:rPr>
          <w:rFonts w:ascii="Times New Roman" w:eastAsia="Times New Roman" w:hAnsi="Times New Roman" w:cs="Times New Roman"/>
          <w:sz w:val="24"/>
          <w:szCs w:val="24"/>
        </w:rPr>
        <w:t xml:space="preserve">concluding in a </w:t>
      </w:r>
      <w:del w:id="6" w:author="Wayne Gauthier" w:date="2025-05-26T17:41:00Z" w16du:dateUtc="2025-05-26T08:41:00Z">
        <w:r w:rsidDel="00874465">
          <w:rPr>
            <w:rFonts w:ascii="Times New Roman" w:eastAsia="Times New Roman" w:hAnsi="Times New Roman" w:cs="Times New Roman"/>
            <w:sz w:val="24"/>
            <w:szCs w:val="24"/>
          </w:rPr>
          <w:delText xml:space="preserve">large </w:delText>
        </w:r>
      </w:del>
      <w:ins w:id="7" w:author="Wayne Gauthier" w:date="2025-05-26T17:41:00Z" w16du:dateUtc="2025-05-26T08:41:00Z">
        <w:r w:rsidR="00874465">
          <w:rPr>
            <w:rFonts w:ascii="Times New Roman" w:eastAsia="Times New Roman" w:hAnsi="Times New Roman" w:cs="Times New Roman"/>
            <w:sz w:val="24"/>
            <w:szCs w:val="24"/>
          </w:rPr>
          <w:t>large</w:t>
        </w:r>
        <w:r w:rsidR="00874465">
          <w:rPr>
            <w:rFonts w:ascii="Times New Roman" w:eastAsia="Times New Roman" w:hAnsi="Times New Roman" w:cs="Times New Roman"/>
            <w:sz w:val="24"/>
            <w:szCs w:val="24"/>
          </w:rPr>
          <w:t>-</w:t>
        </w:r>
      </w:ins>
      <w:r>
        <w:rPr>
          <w:rFonts w:ascii="Times New Roman" w:eastAsia="Times New Roman" w:hAnsi="Times New Roman" w:cs="Times New Roman"/>
          <w:sz w:val="24"/>
          <w:szCs w:val="24"/>
        </w:rPr>
        <w:t>scale meta-analysis that “non-married individuals have an aggregate higher suicide risk than married ones”</w:t>
      </w:r>
      <w:commentRangeStart w:id="8"/>
      <w:ins w:id="9" w:author="Wayne Gauthier" w:date="2025-05-26T17:42:00Z" w16du:dateUtc="2025-05-26T08:42:00Z">
        <w:r w:rsidR="00874465">
          <w:rPr>
            <w:rFonts w:ascii="Times New Roman" w:eastAsia="Times New Roman" w:hAnsi="Times New Roman" w:cs="Times New Roman"/>
            <w:sz w:val="24"/>
            <w:szCs w:val="24"/>
          </w:rPr>
          <w:t xml:space="preserve"> </w:t>
        </w:r>
        <w:commentRangeEnd w:id="8"/>
        <w:r w:rsidR="00874465">
          <w:rPr>
            <w:rStyle w:val="CommentReference"/>
          </w:rPr>
          <w:commentReference w:id="8"/>
        </w:r>
      </w:ins>
      <w:r>
        <w:rPr>
          <w:rFonts w:ascii="Times New Roman" w:eastAsia="Times New Roman" w:hAnsi="Times New Roman" w:cs="Times New Roman"/>
          <w:sz w:val="24"/>
          <w:szCs w:val="24"/>
        </w:rPr>
        <w:t>(Woo et al. Abstract).</w:t>
      </w:r>
    </w:p>
    <w:p w14:paraId="00000008" w14:textId="7C9D90FA"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While emotional well-being is an amazing advantage of marriage, the benefits </w:t>
      </w:r>
      <w:proofErr w:type="gramStart"/>
      <w:r>
        <w:rPr>
          <w:rFonts w:ascii="Times New Roman" w:eastAsia="Times New Roman" w:hAnsi="Times New Roman" w:cs="Times New Roman"/>
          <w:sz w:val="24"/>
          <w:szCs w:val="24"/>
        </w:rPr>
        <w:t>don’t</w:t>
      </w:r>
      <w:proofErr w:type="gramEnd"/>
      <w:r>
        <w:rPr>
          <w:rFonts w:ascii="Times New Roman" w:eastAsia="Times New Roman" w:hAnsi="Times New Roman" w:cs="Times New Roman"/>
          <w:sz w:val="24"/>
          <w:szCs w:val="24"/>
        </w:rPr>
        <w:t xml:space="preserve"> end there—marriage also has strong financial benefits.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obvious that cohabiting couples can also benefit from sharing living expenses and possessing dual income, already amazing ways to create economic stability. However, most seem to be unaware that married couples tend to outperform cohabiting couples in terms of financial efficiency. </w:t>
      </w:r>
      <w:commentRangeStart w:id="10"/>
      <w:r>
        <w:rPr>
          <w:rFonts w:ascii="Times New Roman" w:eastAsia="Times New Roman" w:hAnsi="Times New Roman" w:cs="Times New Roman"/>
          <w:sz w:val="24"/>
          <w:szCs w:val="24"/>
        </w:rPr>
        <w:t xml:space="preserve">Economist David C. Ribar explains this phenomenon </w:t>
      </w:r>
      <w:commentRangeEnd w:id="10"/>
      <w:r w:rsidR="00874465">
        <w:rPr>
          <w:rStyle w:val="CommentReference"/>
        </w:rPr>
        <w:commentReference w:id="10"/>
      </w:r>
      <w:r>
        <w:rPr>
          <w:rFonts w:ascii="Times New Roman" w:eastAsia="Times New Roman" w:hAnsi="Times New Roman" w:cs="Times New Roman"/>
          <w:sz w:val="24"/>
          <w:szCs w:val="24"/>
        </w:rPr>
        <w:t>by saying that married couples are more willing to completely share their resources, enabling them to take more advantage from this economic model than their peers</w:t>
      </w:r>
      <w:ins w:id="11" w:author="Wayne Gauthier" w:date="2025-05-26T17:42:00Z" w16du:dateUtc="2025-05-26T08:42:00Z">
        <w:r w:rsidR="00874465">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(Ribar 6). On top of this, committed partners are more likely to engage in long term investments, while still showing more responsible spending patterns, especially in nuclear families.</w:t>
      </w:r>
    </w:p>
    <w:p w14:paraId="00000009"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 recent years, people have come to believe that by focusing on personal-freedom, career, and self-exploration they will find deeper happiness in life than by getting married and having children. Although this mentality might sound appealing, it has many flaws. As they grow older, the independence these people fought so hard for, turns into distance, loneliness or even isolation. They might collect amazing accomplishments in their career, but the satisfaction rarely lasts, leaving behind a sense of emptiness, not knowing if there was meaning to their lives. They believe they learned about themselves but lost the opportunity to let others know them too. Often these people get to the later stages of their lives and feel less satisfaction, less fulfilment, more regret.</w:t>
      </w:r>
    </w:p>
    <w:p w14:paraId="0000000A"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conclusion, getting married and having children was never meant to be the norm because it is what society expects of you. Marriage and parenthood should be the answer to the great wish we all have of living, healthy, </w:t>
      </w:r>
      <w:proofErr w:type="gramStart"/>
      <w:r>
        <w:rPr>
          <w:rFonts w:ascii="Times New Roman" w:eastAsia="Times New Roman" w:hAnsi="Times New Roman" w:cs="Times New Roman"/>
          <w:sz w:val="24"/>
          <w:szCs w:val="24"/>
        </w:rPr>
        <w:t>stable</w:t>
      </w:r>
      <w:proofErr w:type="gramEnd"/>
      <w:r>
        <w:rPr>
          <w:rFonts w:ascii="Times New Roman" w:eastAsia="Times New Roman" w:hAnsi="Times New Roman" w:cs="Times New Roman"/>
          <w:sz w:val="24"/>
          <w:szCs w:val="24"/>
        </w:rPr>
        <w:t xml:space="preserve"> and fulfilling lives. So </w:t>
      </w:r>
      <w:proofErr w:type="gramStart"/>
      <w:r>
        <w:rPr>
          <w:rFonts w:ascii="Times New Roman" w:eastAsia="Times New Roman" w:hAnsi="Times New Roman" w:cs="Times New Roman"/>
          <w:sz w:val="24"/>
          <w:szCs w:val="24"/>
        </w:rPr>
        <w:t>don’t</w:t>
      </w:r>
      <w:proofErr w:type="gramEnd"/>
      <w:r>
        <w:rPr>
          <w:rFonts w:ascii="Times New Roman" w:eastAsia="Times New Roman" w:hAnsi="Times New Roman" w:cs="Times New Roman"/>
          <w:sz w:val="24"/>
          <w:szCs w:val="24"/>
        </w:rPr>
        <w:t xml:space="preserve"> be scared, </w:t>
      </w:r>
      <w:proofErr w:type="gramStart"/>
      <w:r>
        <w:rPr>
          <w:rFonts w:ascii="Times New Roman" w:eastAsia="Times New Roman" w:hAnsi="Times New Roman" w:cs="Times New Roman"/>
          <w:sz w:val="24"/>
          <w:szCs w:val="24"/>
        </w:rPr>
        <w:t>there’s</w:t>
      </w:r>
      <w:proofErr w:type="gramEnd"/>
      <w:r>
        <w:rPr>
          <w:rFonts w:ascii="Times New Roman" w:eastAsia="Times New Roman" w:hAnsi="Times New Roman" w:cs="Times New Roman"/>
          <w:sz w:val="24"/>
          <w:szCs w:val="24"/>
        </w:rPr>
        <w:t xml:space="preserve"> no need to rush, but please remember, a life that is worth living will always be worth </w:t>
      </w:r>
      <w:commentRangeStart w:id="12"/>
      <w:r>
        <w:rPr>
          <w:rFonts w:ascii="Times New Roman" w:eastAsia="Times New Roman" w:hAnsi="Times New Roman" w:cs="Times New Roman"/>
          <w:sz w:val="24"/>
          <w:szCs w:val="24"/>
        </w:rPr>
        <w:t>sharing</w:t>
      </w:r>
      <w:commentRangeEnd w:id="12"/>
      <w:r w:rsidR="00B26792">
        <w:rPr>
          <w:rStyle w:val="CommentReference"/>
        </w:rPr>
        <w:commentReference w:id="12"/>
      </w:r>
      <w:r>
        <w:rPr>
          <w:rFonts w:ascii="Times New Roman" w:eastAsia="Times New Roman" w:hAnsi="Times New Roman" w:cs="Times New Roman"/>
          <w:sz w:val="24"/>
          <w:szCs w:val="24"/>
        </w:rPr>
        <w:t>.</w:t>
      </w:r>
      <w:r>
        <w:br w:type="page"/>
      </w:r>
    </w:p>
    <w:p w14:paraId="0000000B" w14:textId="77777777" w:rsidR="006B6065" w:rsidRDefault="00000000">
      <w:pPr>
        <w:spacing w:line="480" w:lineRule="auto"/>
        <w:jc w:val="center"/>
        <w:rPr>
          <w:rFonts w:ascii="Times New Roman" w:eastAsia="Times New Roman" w:hAnsi="Times New Roman" w:cs="Times New Roman"/>
          <w:sz w:val="24"/>
          <w:szCs w:val="24"/>
        </w:rPr>
      </w:pPr>
      <w:commentRangeStart w:id="13"/>
      <w:r>
        <w:rPr>
          <w:rFonts w:ascii="Times New Roman" w:eastAsia="Times New Roman" w:hAnsi="Times New Roman" w:cs="Times New Roman"/>
          <w:sz w:val="24"/>
          <w:szCs w:val="24"/>
        </w:rPr>
        <w:lastRenderedPageBreak/>
        <w:t>Works Cited</w:t>
      </w:r>
      <w:commentRangeEnd w:id="13"/>
      <w:r w:rsidR="00874465">
        <w:rPr>
          <w:rStyle w:val="CommentReference"/>
        </w:rPr>
        <w:commentReference w:id="13"/>
      </w:r>
    </w:p>
    <w:p w14:paraId="0000000C"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Ribar, David C. "What Do Social Scientists Know About the Benefits of Marriage? A</w:t>
      </w:r>
    </w:p>
    <w:p w14:paraId="0000000D" w14:textId="77777777" w:rsidR="006B606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Review of Quantitative Methodologies." </w:t>
      </w:r>
      <w:r>
        <w:rPr>
          <w:rFonts w:ascii="Times New Roman" w:eastAsia="Times New Roman" w:hAnsi="Times New Roman" w:cs="Times New Roman"/>
          <w:i/>
          <w:sz w:val="24"/>
          <w:szCs w:val="24"/>
        </w:rPr>
        <w:t>Discussion Paper No. 998</w:t>
      </w:r>
      <w:r>
        <w:rPr>
          <w:rFonts w:ascii="Times New Roman" w:eastAsia="Times New Roman" w:hAnsi="Times New Roman" w:cs="Times New Roman"/>
          <w:sz w:val="24"/>
          <w:szCs w:val="24"/>
        </w:rPr>
        <w:t>, IZA Institute of</w:t>
      </w:r>
    </w:p>
    <w:p w14:paraId="0000000E" w14:textId="77777777" w:rsidR="006B606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Labor Economics, Jan. 2004. Web. 12 May 2025. </w:t>
      </w:r>
      <w:hyperlink r:id="rId8">
        <w:r w:rsidR="006B6065">
          <w:rPr>
            <w:rFonts w:ascii="Times New Roman" w:eastAsia="Times New Roman" w:hAnsi="Times New Roman" w:cs="Times New Roman"/>
            <w:color w:val="1155CC"/>
            <w:sz w:val="24"/>
            <w:szCs w:val="24"/>
            <w:u w:val="single"/>
          </w:rPr>
          <w:t>https://ftp.iza.org/dp998.pdf</w:t>
        </w:r>
      </w:hyperlink>
      <w:r>
        <w:rPr>
          <w:rFonts w:ascii="Times New Roman" w:eastAsia="Times New Roman" w:hAnsi="Times New Roman" w:cs="Times New Roman"/>
          <w:sz w:val="24"/>
          <w:szCs w:val="24"/>
        </w:rPr>
        <w:t>.</w:t>
      </w:r>
    </w:p>
    <w:p w14:paraId="0000000F" w14:textId="77777777" w:rsidR="006B606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Woo, Kyung-Sook, </w:t>
      </w:r>
      <w:proofErr w:type="spellStart"/>
      <w:r>
        <w:rPr>
          <w:rFonts w:ascii="Times New Roman" w:eastAsia="Times New Roman" w:hAnsi="Times New Roman" w:cs="Times New Roman"/>
          <w:sz w:val="24"/>
          <w:szCs w:val="24"/>
        </w:rPr>
        <w:t>SangSoo</w:t>
      </w:r>
      <w:proofErr w:type="spellEnd"/>
      <w:r>
        <w:rPr>
          <w:rFonts w:ascii="Times New Roman" w:eastAsia="Times New Roman" w:hAnsi="Times New Roman" w:cs="Times New Roman"/>
          <w:sz w:val="24"/>
          <w:szCs w:val="24"/>
        </w:rPr>
        <w:t xml:space="preserve"> Shin, </w:t>
      </w:r>
      <w:proofErr w:type="spellStart"/>
      <w:r>
        <w:rPr>
          <w:rFonts w:ascii="Times New Roman" w:eastAsia="Times New Roman" w:hAnsi="Times New Roman" w:cs="Times New Roman"/>
          <w:sz w:val="24"/>
          <w:szCs w:val="24"/>
        </w:rPr>
        <w:t>Sangjin</w:t>
      </w:r>
      <w:proofErr w:type="spellEnd"/>
      <w:r>
        <w:rPr>
          <w:rFonts w:ascii="Times New Roman" w:eastAsia="Times New Roman" w:hAnsi="Times New Roman" w:cs="Times New Roman"/>
          <w:sz w:val="24"/>
          <w:szCs w:val="24"/>
        </w:rPr>
        <w:t xml:space="preserve"> Shin, and Young-Jeon Shin. "Marital Status</w:t>
      </w:r>
    </w:p>
    <w:p w14:paraId="00000010" w14:textId="77777777" w:rsidR="006B6065" w:rsidRDefault="00000000">
      <w:pPr>
        <w:spacing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Integration and Suicide: A Meta-Analysis and Meta-Regression." </w:t>
      </w:r>
      <w:r>
        <w:rPr>
          <w:rFonts w:ascii="Times New Roman" w:eastAsia="Times New Roman" w:hAnsi="Times New Roman" w:cs="Times New Roman"/>
          <w:i/>
          <w:sz w:val="24"/>
          <w:szCs w:val="24"/>
        </w:rPr>
        <w:t>Social Science &amp;</w:t>
      </w:r>
    </w:p>
    <w:p w14:paraId="00000011" w14:textId="77777777" w:rsidR="006B606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Medicine</w:t>
      </w:r>
      <w:r>
        <w:rPr>
          <w:rFonts w:ascii="Times New Roman" w:eastAsia="Times New Roman" w:hAnsi="Times New Roman" w:cs="Times New Roman"/>
          <w:sz w:val="24"/>
          <w:szCs w:val="24"/>
        </w:rPr>
        <w:t>, vol. 197, 2018, pp. 116–126. Web.</w:t>
      </w:r>
    </w:p>
    <w:p w14:paraId="00000012" w14:textId="77777777" w:rsidR="006B6065" w:rsidRDefault="006B6065">
      <w:pPr>
        <w:spacing w:line="480" w:lineRule="auto"/>
        <w:ind w:firstLine="720"/>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u w:val="single"/>
          </w:rPr>
          <w:t>https://www.sciencedirect.com/science/article/abs/pii/S0277953617307268</w:t>
        </w:r>
      </w:hyperlink>
      <w:r w:rsidR="00000000">
        <w:rPr>
          <w:rFonts w:ascii="Times New Roman" w:eastAsia="Times New Roman" w:hAnsi="Times New Roman" w:cs="Times New Roman"/>
          <w:sz w:val="24"/>
          <w:szCs w:val="24"/>
        </w:rPr>
        <w:t>. 12 May</w:t>
      </w:r>
    </w:p>
    <w:p w14:paraId="00000013" w14:textId="77777777" w:rsidR="006B6065" w:rsidRDefault="00000000">
      <w:pPr>
        <w:spacing w:line="480" w:lineRule="auto"/>
        <w:ind w:firstLine="720"/>
      </w:pPr>
      <w:r>
        <w:rPr>
          <w:rFonts w:ascii="Times New Roman" w:eastAsia="Times New Roman" w:hAnsi="Times New Roman" w:cs="Times New Roman"/>
          <w:sz w:val="24"/>
          <w:szCs w:val="24"/>
        </w:rPr>
        <w:t>2025.</w:t>
      </w:r>
    </w:p>
    <w:sectPr w:rsidR="006B606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yne Gauthier" w:date="2025-05-26T17:40:00Z" w:initials="WG">
    <w:p w14:paraId="4497E423" w14:textId="76CB23C3" w:rsidR="00874465" w:rsidRDefault="00874465">
      <w:pPr>
        <w:pStyle w:val="CommentText"/>
      </w:pPr>
      <w:r>
        <w:rPr>
          <w:rStyle w:val="CommentReference"/>
        </w:rPr>
        <w:annotationRef/>
      </w:r>
      <w:r>
        <w:t xml:space="preserve">The date </w:t>
      </w:r>
      <w:proofErr w:type="gramStart"/>
      <w:r>
        <w:t>hasn’t</w:t>
      </w:r>
      <w:proofErr w:type="gramEnd"/>
      <w:r>
        <w:t xml:space="preserve"> been modified.</w:t>
      </w:r>
    </w:p>
  </w:comment>
  <w:comment w:id="1" w:author="Wayne Gauthier" w:date="2025-05-26T17:41:00Z" w:initials="WG">
    <w:p w14:paraId="387E8A19" w14:textId="01EFB2EF" w:rsidR="00874465" w:rsidRDefault="00874465">
      <w:pPr>
        <w:pStyle w:val="CommentText"/>
      </w:pPr>
      <w:r>
        <w:rPr>
          <w:rStyle w:val="CommentReference"/>
        </w:rPr>
        <w:annotationRef/>
      </w:r>
      <w:r>
        <w:t>This might be a good spot to introduce a statistic &amp; source.</w:t>
      </w:r>
    </w:p>
  </w:comment>
  <w:comment w:id="2" w:author="Wayne Gauthier" w:date="2025-05-26T17:41:00Z" w:initials="WG">
    <w:p w14:paraId="2C4074D5" w14:textId="248EB443" w:rsidR="00874465" w:rsidRDefault="00874465">
      <w:pPr>
        <w:pStyle w:val="CommentText"/>
      </w:pPr>
      <w:r>
        <w:rPr>
          <w:rStyle w:val="CommentReference"/>
        </w:rPr>
        <w:annotationRef/>
      </w:r>
      <w:r>
        <w:t>No need to hyphenate this word.</w:t>
      </w:r>
    </w:p>
  </w:comment>
  <w:comment w:id="4" w:author="Wayne Gauthier" w:date="2025-05-26T17:41:00Z" w:initials="WG">
    <w:p w14:paraId="2D973A78" w14:textId="0D0190FC" w:rsidR="00874465" w:rsidRDefault="00874465">
      <w:pPr>
        <w:pStyle w:val="CommentText"/>
      </w:pPr>
      <w:r>
        <w:rPr>
          <w:rStyle w:val="CommentReference"/>
        </w:rPr>
        <w:annotationRef/>
      </w:r>
      <w:r>
        <w:t>I wonder what you mean here. Like, self-control?</w:t>
      </w:r>
    </w:p>
  </w:comment>
  <w:comment w:id="5" w:author="Wayne Gauthier" w:date="2025-05-26T17:42:00Z" w:initials="WG">
    <w:p w14:paraId="22D547E3" w14:textId="019DBD54" w:rsidR="00874465" w:rsidRDefault="00874465">
      <w:pPr>
        <w:pStyle w:val="CommentText"/>
      </w:pPr>
      <w:r>
        <w:rPr>
          <w:rStyle w:val="CommentReference"/>
        </w:rPr>
        <w:annotationRef/>
      </w:r>
      <w:r>
        <w:t xml:space="preserve">These sentences should be joined together. The second </w:t>
      </w:r>
      <w:proofErr w:type="gramStart"/>
      <w:r>
        <w:t>isn’t</w:t>
      </w:r>
      <w:proofErr w:type="gramEnd"/>
      <w:r>
        <w:t xml:space="preserve"> really a complete sentence (it lacks a main subject).</w:t>
      </w:r>
    </w:p>
  </w:comment>
  <w:comment w:id="8" w:author="Wayne Gauthier" w:date="2025-05-26T17:42:00Z" w:initials="WG">
    <w:p w14:paraId="6A9BCE6A" w14:textId="1CD8D250" w:rsidR="00874465" w:rsidRDefault="00874465">
      <w:pPr>
        <w:pStyle w:val="CommentText"/>
      </w:pPr>
      <w:r>
        <w:rPr>
          <w:rStyle w:val="CommentReference"/>
        </w:rPr>
        <w:annotationRef/>
      </w:r>
      <w:r>
        <w:t>Always need a space before a parenthesis.</w:t>
      </w:r>
    </w:p>
  </w:comment>
  <w:comment w:id="10" w:author="Wayne Gauthier" w:date="2025-05-26T17:43:00Z" w:initials="WG">
    <w:p w14:paraId="1AD2FB83" w14:textId="60616518" w:rsidR="00874465" w:rsidRDefault="00874465">
      <w:pPr>
        <w:pStyle w:val="CommentText"/>
      </w:pPr>
      <w:r>
        <w:rPr>
          <w:rStyle w:val="CommentReference"/>
        </w:rPr>
        <w:annotationRef/>
      </w:r>
      <w:r>
        <w:t>Excellent framing for your paraphrase here.</w:t>
      </w:r>
    </w:p>
  </w:comment>
  <w:comment w:id="12" w:author="Wayne Gauthier" w:date="2025-05-25T08:55:00Z" w:initials="WG">
    <w:p w14:paraId="5945AFC3" w14:textId="3FCED78C" w:rsidR="00874465" w:rsidRPr="00874465" w:rsidRDefault="00B26792" w:rsidP="00B26792">
      <w:pPr>
        <w:pStyle w:val="CommentText"/>
        <w:rPr>
          <w:color w:val="0070C0"/>
        </w:rPr>
      </w:pPr>
      <w:r w:rsidRPr="00874465">
        <w:rPr>
          <w:rStyle w:val="CommentReference"/>
          <w:color w:val="0070C0"/>
        </w:rPr>
        <w:annotationRef/>
      </w:r>
      <w:r w:rsidRPr="00874465">
        <w:rPr>
          <w:rStyle w:val="CommentReference"/>
          <w:color w:val="0070C0"/>
        </w:rPr>
        <w:annotationRef/>
      </w:r>
      <w:r w:rsidR="00874465" w:rsidRPr="00874465">
        <w:rPr>
          <w:color w:val="0070C0"/>
        </w:rPr>
        <w:t xml:space="preserve">Another winner of an essay, Salvador! This paper has your trademark style, and </w:t>
      </w:r>
      <w:proofErr w:type="gramStart"/>
      <w:r w:rsidR="00874465" w:rsidRPr="00874465">
        <w:rPr>
          <w:color w:val="0070C0"/>
        </w:rPr>
        <w:t>it’s</w:t>
      </w:r>
      <w:proofErr w:type="gramEnd"/>
      <w:r w:rsidR="00874465" w:rsidRPr="00874465">
        <w:rPr>
          <w:color w:val="0070C0"/>
        </w:rPr>
        <w:t xml:space="preserve"> been impressively deployed on this topic. </w:t>
      </w:r>
      <w:proofErr w:type="gramStart"/>
      <w:r w:rsidR="00874465" w:rsidRPr="00874465">
        <w:rPr>
          <w:color w:val="0070C0"/>
        </w:rPr>
        <w:t>Can’t</w:t>
      </w:r>
      <w:proofErr w:type="gramEnd"/>
      <w:r w:rsidR="00874465" w:rsidRPr="00874465">
        <w:rPr>
          <w:color w:val="0070C0"/>
        </w:rPr>
        <w:t xml:space="preserve"> wait to read your personal essay next!</w:t>
      </w:r>
    </w:p>
    <w:p w14:paraId="148003B3" w14:textId="77777777" w:rsidR="00874465" w:rsidRPr="00874465" w:rsidRDefault="00874465" w:rsidP="00B26792">
      <w:pPr>
        <w:pStyle w:val="CommentText"/>
        <w:rPr>
          <w:color w:val="0070C0"/>
        </w:rPr>
      </w:pPr>
    </w:p>
    <w:p w14:paraId="15E77CEA" w14:textId="3DA143AA" w:rsidR="00B26792" w:rsidRPr="00874465" w:rsidRDefault="00B26792" w:rsidP="00B26792">
      <w:pPr>
        <w:pStyle w:val="CommentText"/>
        <w:rPr>
          <w:color w:val="0070C0"/>
        </w:rPr>
      </w:pPr>
      <w:r w:rsidRPr="00874465">
        <w:rPr>
          <w:color w:val="0070C0"/>
        </w:rPr>
        <w:t xml:space="preserve">CONTENT: </w:t>
      </w:r>
      <w:r w:rsidR="00874465" w:rsidRPr="00874465">
        <w:rPr>
          <w:color w:val="0070C0"/>
        </w:rPr>
        <w:t>5</w:t>
      </w:r>
      <w:r w:rsidRPr="00874465">
        <w:rPr>
          <w:color w:val="0070C0"/>
        </w:rPr>
        <w:t>/5</w:t>
      </w:r>
    </w:p>
    <w:p w14:paraId="6CAFCFBB" w14:textId="11FA3DA8" w:rsidR="00B26792" w:rsidRPr="00874465" w:rsidRDefault="00B26792" w:rsidP="00B26792">
      <w:pPr>
        <w:pStyle w:val="CommentText"/>
        <w:rPr>
          <w:color w:val="0070C0"/>
        </w:rPr>
      </w:pPr>
      <w:r w:rsidRPr="00874465">
        <w:rPr>
          <w:color w:val="0070C0"/>
        </w:rPr>
        <w:t xml:space="preserve">STRUCTURE: </w:t>
      </w:r>
      <w:r w:rsidR="00874465" w:rsidRPr="00874465">
        <w:rPr>
          <w:color w:val="0070C0"/>
        </w:rPr>
        <w:t>5</w:t>
      </w:r>
      <w:r w:rsidRPr="00874465">
        <w:rPr>
          <w:color w:val="0070C0"/>
        </w:rPr>
        <w:t>/5</w:t>
      </w:r>
    </w:p>
    <w:p w14:paraId="2FC13803" w14:textId="31A031E2" w:rsidR="00B26792" w:rsidRPr="00874465" w:rsidRDefault="00B26792" w:rsidP="00B26792">
      <w:pPr>
        <w:pStyle w:val="CommentText"/>
        <w:rPr>
          <w:color w:val="0070C0"/>
        </w:rPr>
      </w:pPr>
      <w:r w:rsidRPr="00874465">
        <w:rPr>
          <w:color w:val="0070C0"/>
        </w:rPr>
        <w:t xml:space="preserve">CLARITY &amp; FORMATTING: </w:t>
      </w:r>
      <w:r w:rsidR="00874465" w:rsidRPr="00874465">
        <w:rPr>
          <w:color w:val="0070C0"/>
        </w:rPr>
        <w:t>5</w:t>
      </w:r>
      <w:r w:rsidRPr="00874465">
        <w:rPr>
          <w:color w:val="0070C0"/>
        </w:rPr>
        <w:t>/5</w:t>
      </w:r>
    </w:p>
    <w:p w14:paraId="228EA754" w14:textId="1F9DE2D2" w:rsidR="00B26792" w:rsidRPr="00874465" w:rsidRDefault="00B26792" w:rsidP="00B26792">
      <w:pPr>
        <w:pStyle w:val="CommentText"/>
        <w:rPr>
          <w:color w:val="0070C0"/>
        </w:rPr>
      </w:pPr>
      <w:r w:rsidRPr="00874465">
        <w:rPr>
          <w:color w:val="0070C0"/>
        </w:rPr>
        <w:t xml:space="preserve">RESEARCH: </w:t>
      </w:r>
      <w:r w:rsidR="00874465" w:rsidRPr="00874465">
        <w:rPr>
          <w:color w:val="0070C0"/>
        </w:rPr>
        <w:t>5</w:t>
      </w:r>
      <w:r w:rsidRPr="00874465">
        <w:rPr>
          <w:color w:val="0070C0"/>
        </w:rPr>
        <w:t>/5</w:t>
      </w:r>
    </w:p>
    <w:p w14:paraId="689DD2B6" w14:textId="4BC3B22F" w:rsidR="00B26792" w:rsidRPr="00874465" w:rsidRDefault="00B26792" w:rsidP="00B26792">
      <w:pPr>
        <w:pStyle w:val="CommentText"/>
        <w:rPr>
          <w:color w:val="0070C0"/>
        </w:rPr>
      </w:pPr>
      <w:r w:rsidRPr="00874465">
        <w:rPr>
          <w:color w:val="0070C0"/>
        </w:rPr>
        <w:t xml:space="preserve">TOTAL: </w:t>
      </w:r>
      <w:r w:rsidR="00874465" w:rsidRPr="00874465">
        <w:rPr>
          <w:color w:val="0070C0"/>
        </w:rPr>
        <w:t>20</w:t>
      </w:r>
      <w:r w:rsidRPr="00874465">
        <w:rPr>
          <w:color w:val="0070C0"/>
        </w:rPr>
        <w:t>/20</w:t>
      </w:r>
      <w:r w:rsidR="00874465" w:rsidRPr="00874465">
        <w:rPr>
          <w:color w:val="0070C0"/>
        </w:rPr>
        <w:t xml:space="preserve"> (A+)</w:t>
      </w:r>
    </w:p>
  </w:comment>
  <w:comment w:id="13" w:author="Wayne Gauthier" w:date="2025-05-26T17:40:00Z" w:initials="WG">
    <w:p w14:paraId="3D335AD2" w14:textId="305579B5" w:rsidR="00874465" w:rsidRDefault="00874465">
      <w:pPr>
        <w:pStyle w:val="CommentText"/>
      </w:pPr>
      <w:r>
        <w:rPr>
          <w:rStyle w:val="CommentReference"/>
        </w:rPr>
        <w:annotationRef/>
      </w:r>
      <w:r>
        <w:t>Excellent formatting in this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7E423" w15:done="0"/>
  <w15:commentEx w15:paraId="387E8A19" w15:done="0"/>
  <w15:commentEx w15:paraId="2C4074D5" w15:done="0"/>
  <w15:commentEx w15:paraId="2D973A78" w15:done="0"/>
  <w15:commentEx w15:paraId="22D547E3" w15:done="0"/>
  <w15:commentEx w15:paraId="6A9BCE6A" w15:done="0"/>
  <w15:commentEx w15:paraId="1AD2FB83" w15:done="0"/>
  <w15:commentEx w15:paraId="689DD2B6" w15:done="0"/>
  <w15:commentEx w15:paraId="3D335A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A30933" w16cex:dateUtc="2025-05-26T08:40:00Z"/>
  <w16cex:commentExtensible w16cex:durableId="0B950CE6" w16cex:dateUtc="2025-05-26T08:41:00Z"/>
  <w16cex:commentExtensible w16cex:durableId="158F5732" w16cex:dateUtc="2025-05-26T08:41:00Z"/>
  <w16cex:commentExtensible w16cex:durableId="2E2E2E39" w16cex:dateUtc="2025-05-26T08:41:00Z"/>
  <w16cex:commentExtensible w16cex:durableId="1A9C7127" w16cex:dateUtc="2025-05-26T08:42:00Z"/>
  <w16cex:commentExtensible w16cex:durableId="305538E9" w16cex:dateUtc="2025-05-26T08:42:00Z"/>
  <w16cex:commentExtensible w16cex:durableId="348A8FF2" w16cex:dateUtc="2025-05-26T08:43:00Z"/>
  <w16cex:commentExtensible w16cex:durableId="2386B005" w16cex:dateUtc="2025-05-24T23:55:00Z"/>
  <w16cex:commentExtensible w16cex:durableId="785EF71F" w16cex:dateUtc="2025-05-26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7E423" w16cid:durableId="5DA30933"/>
  <w16cid:commentId w16cid:paraId="387E8A19" w16cid:durableId="0B950CE6"/>
  <w16cid:commentId w16cid:paraId="2C4074D5" w16cid:durableId="158F5732"/>
  <w16cid:commentId w16cid:paraId="2D973A78" w16cid:durableId="2E2E2E39"/>
  <w16cid:commentId w16cid:paraId="22D547E3" w16cid:durableId="1A9C7127"/>
  <w16cid:commentId w16cid:paraId="6A9BCE6A" w16cid:durableId="305538E9"/>
  <w16cid:commentId w16cid:paraId="1AD2FB83" w16cid:durableId="348A8FF2"/>
  <w16cid:commentId w16cid:paraId="689DD2B6" w16cid:durableId="2386B005"/>
  <w16cid:commentId w16cid:paraId="3D335AD2" w16cid:durableId="785EF7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yne Gauthier">
    <w15:presenceInfo w15:providerId="Windows Live" w15:userId="644b0605eb18c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065"/>
    <w:rsid w:val="006B6065"/>
    <w:rsid w:val="00757DD9"/>
    <w:rsid w:val="00874465"/>
    <w:rsid w:val="00AC31E3"/>
    <w:rsid w:val="00B267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CA3123"/>
  <w15:docId w15:val="{4B6A292E-53E8-4513-9334-F1145828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B26792"/>
    <w:pPr>
      <w:spacing w:line="240" w:lineRule="auto"/>
    </w:pPr>
  </w:style>
  <w:style w:type="character" w:styleId="CommentReference">
    <w:name w:val="annotation reference"/>
    <w:basedOn w:val="DefaultParagraphFont"/>
    <w:uiPriority w:val="99"/>
    <w:semiHidden/>
    <w:unhideWhenUsed/>
    <w:rsid w:val="00B26792"/>
    <w:rPr>
      <w:sz w:val="16"/>
      <w:szCs w:val="16"/>
    </w:rPr>
  </w:style>
  <w:style w:type="paragraph" w:styleId="CommentText">
    <w:name w:val="annotation text"/>
    <w:basedOn w:val="Normal"/>
    <w:link w:val="CommentTextChar"/>
    <w:uiPriority w:val="99"/>
    <w:semiHidden/>
    <w:unhideWhenUsed/>
    <w:rsid w:val="00B26792"/>
    <w:pPr>
      <w:spacing w:line="240" w:lineRule="auto"/>
    </w:pPr>
    <w:rPr>
      <w:sz w:val="20"/>
      <w:szCs w:val="20"/>
    </w:rPr>
  </w:style>
  <w:style w:type="character" w:customStyle="1" w:styleId="CommentTextChar">
    <w:name w:val="Comment Text Char"/>
    <w:basedOn w:val="DefaultParagraphFont"/>
    <w:link w:val="CommentText"/>
    <w:uiPriority w:val="99"/>
    <w:semiHidden/>
    <w:rsid w:val="00B26792"/>
    <w:rPr>
      <w:sz w:val="20"/>
      <w:szCs w:val="20"/>
    </w:rPr>
  </w:style>
  <w:style w:type="paragraph" w:styleId="CommentSubject">
    <w:name w:val="annotation subject"/>
    <w:basedOn w:val="CommentText"/>
    <w:next w:val="CommentText"/>
    <w:link w:val="CommentSubjectChar"/>
    <w:uiPriority w:val="99"/>
    <w:semiHidden/>
    <w:unhideWhenUsed/>
    <w:rsid w:val="00B26792"/>
    <w:rPr>
      <w:b/>
      <w:bCs/>
    </w:rPr>
  </w:style>
  <w:style w:type="character" w:customStyle="1" w:styleId="CommentSubjectChar">
    <w:name w:val="Comment Subject Char"/>
    <w:basedOn w:val="CommentTextChar"/>
    <w:link w:val="CommentSubject"/>
    <w:uiPriority w:val="99"/>
    <w:semiHidden/>
    <w:rsid w:val="00B267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tp.iza.org/dp998.pdf" TargetMode="Externa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www.sciencedirect.com/science/article/abs/pii/S0277953617307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Wayne Gauthier</cp:lastModifiedBy>
  <cp:revision>3</cp:revision>
  <dcterms:created xsi:type="dcterms:W3CDTF">2025-05-24T23:55:00Z</dcterms:created>
  <dcterms:modified xsi:type="dcterms:W3CDTF">2025-05-26T08:44:00Z</dcterms:modified>
</cp:coreProperties>
</file>