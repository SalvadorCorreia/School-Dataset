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4026E" w:rsidRDefault="00000000">
      <w:pPr>
        <w:spacing w:line="480" w:lineRule="auto"/>
        <w:rPr>
          <w:rFonts w:ascii="Times New Roman" w:eastAsia="Times New Roman" w:hAnsi="Times New Roman" w:cs="Times New Roman"/>
          <w:sz w:val="24"/>
          <w:szCs w:val="24"/>
        </w:rPr>
      </w:pPr>
      <w:commentRangeStart w:id="0"/>
      <w:r>
        <w:rPr>
          <w:rFonts w:ascii="Times New Roman" w:eastAsia="Times New Roman" w:hAnsi="Times New Roman" w:cs="Times New Roman"/>
          <w:sz w:val="24"/>
          <w:szCs w:val="24"/>
        </w:rPr>
        <w:t>Salvador</w:t>
      </w:r>
      <w:commentRangeEnd w:id="0"/>
      <w:r w:rsidR="00E85EBE">
        <w:rPr>
          <w:rStyle w:val="CommentReference"/>
        </w:rPr>
        <w:commentReference w:id="0"/>
      </w:r>
      <w:r>
        <w:rPr>
          <w:rFonts w:ascii="Times New Roman" w:eastAsia="Times New Roman" w:hAnsi="Times New Roman" w:cs="Times New Roman"/>
          <w:sz w:val="24"/>
          <w:szCs w:val="24"/>
        </w:rPr>
        <w:t xml:space="preserve"> Correia</w:t>
      </w:r>
    </w:p>
    <w:p w14:paraId="00000002" w14:textId="77777777" w:rsidR="00C4026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English Composition</w:t>
      </w:r>
    </w:p>
    <w:p w14:paraId="00000003" w14:textId="77777777" w:rsidR="00C4026E" w:rsidRDefault="00000000">
      <w:pPr>
        <w:spacing w:line="480" w:lineRule="auto"/>
        <w:rPr>
          <w:rFonts w:ascii="Times New Roman" w:eastAsia="Times New Roman" w:hAnsi="Times New Roman" w:cs="Times New Roman"/>
          <w:sz w:val="24"/>
          <w:szCs w:val="24"/>
          <w:shd w:val="clear" w:color="auto" w:fill="FBFBFB"/>
        </w:rPr>
      </w:pPr>
      <w:r>
        <w:rPr>
          <w:rFonts w:ascii="Times New Roman" w:eastAsia="Times New Roman" w:hAnsi="Times New Roman" w:cs="Times New Roman"/>
          <w:sz w:val="24"/>
          <w:szCs w:val="24"/>
          <w:shd w:val="clear" w:color="auto" w:fill="FBFBFB"/>
        </w:rPr>
        <w:t>Professor Wayne Gauthier</w:t>
      </w:r>
    </w:p>
    <w:p w14:paraId="00000004" w14:textId="77777777" w:rsidR="00C4026E" w:rsidRDefault="00000000">
      <w:pPr>
        <w:spacing w:line="480" w:lineRule="auto"/>
        <w:rPr>
          <w:rFonts w:ascii="Times New Roman" w:eastAsia="Times New Roman" w:hAnsi="Times New Roman" w:cs="Times New Roman"/>
          <w:sz w:val="24"/>
          <w:szCs w:val="24"/>
          <w:shd w:val="clear" w:color="auto" w:fill="FBFBFB"/>
        </w:rPr>
      </w:pPr>
      <w:r>
        <w:rPr>
          <w:rFonts w:ascii="Times New Roman" w:eastAsia="Times New Roman" w:hAnsi="Times New Roman" w:cs="Times New Roman"/>
          <w:sz w:val="24"/>
          <w:szCs w:val="24"/>
          <w:shd w:val="clear" w:color="auto" w:fill="FBFBFB"/>
        </w:rPr>
        <w:t>03/13/2025</w:t>
      </w:r>
    </w:p>
    <w:p w14:paraId="542B466A" w14:textId="77777777" w:rsidR="00E369D4" w:rsidRDefault="00E369D4">
      <w:pPr>
        <w:spacing w:line="480" w:lineRule="auto"/>
        <w:jc w:val="center"/>
        <w:rPr>
          <w:ins w:id="1" w:author="Wayne Gauthier" w:date="2025-03-22T10:02:00Z" w16du:dateUtc="2025-03-22T01:02:00Z"/>
          <w:rFonts w:ascii="Times New Roman" w:eastAsia="Times New Roman" w:hAnsi="Times New Roman" w:cs="Times New Roman"/>
          <w:sz w:val="24"/>
          <w:szCs w:val="24"/>
          <w:shd w:val="clear" w:color="auto" w:fill="FBFBFB"/>
        </w:rPr>
      </w:pPr>
    </w:p>
    <w:p w14:paraId="00000005" w14:textId="3664CD78" w:rsidR="00C4026E" w:rsidRDefault="00000000">
      <w:pPr>
        <w:spacing w:line="480" w:lineRule="auto"/>
        <w:jc w:val="center"/>
        <w:rPr>
          <w:rFonts w:ascii="Times New Roman" w:eastAsia="Times New Roman" w:hAnsi="Times New Roman" w:cs="Times New Roman"/>
          <w:sz w:val="24"/>
          <w:szCs w:val="24"/>
          <w:shd w:val="clear" w:color="auto" w:fill="FBFBFB"/>
        </w:rPr>
      </w:pPr>
      <w:r>
        <w:rPr>
          <w:rFonts w:ascii="Times New Roman" w:eastAsia="Times New Roman" w:hAnsi="Times New Roman" w:cs="Times New Roman"/>
          <w:sz w:val="24"/>
          <w:szCs w:val="24"/>
          <w:shd w:val="clear" w:color="auto" w:fill="FBFBFB"/>
        </w:rPr>
        <w:t>Gigi Lee’s Nature</w:t>
      </w:r>
    </w:p>
    <w:p w14:paraId="00000006" w14:textId="01C4BE2F" w:rsidR="00C4026E" w:rsidRDefault="00000000">
      <w:pPr>
        <w:spacing w:line="480" w:lineRule="auto"/>
        <w:rPr>
          <w:rFonts w:ascii="Times New Roman" w:eastAsia="Times New Roman" w:hAnsi="Times New Roman" w:cs="Times New Roman"/>
          <w:sz w:val="24"/>
          <w:szCs w:val="24"/>
          <w:shd w:val="clear" w:color="auto" w:fill="FBFBFB"/>
        </w:rPr>
      </w:pPr>
      <w:r>
        <w:rPr>
          <w:rFonts w:ascii="Times New Roman" w:eastAsia="Times New Roman" w:hAnsi="Times New Roman" w:cs="Times New Roman"/>
          <w:sz w:val="24"/>
          <w:szCs w:val="24"/>
          <w:shd w:val="clear" w:color="auto" w:fill="FBFBFB"/>
        </w:rPr>
        <w:tab/>
      </w:r>
      <w:commentRangeStart w:id="2"/>
      <w:r>
        <w:rPr>
          <w:rFonts w:ascii="Times New Roman" w:eastAsia="Times New Roman" w:hAnsi="Times New Roman" w:cs="Times New Roman"/>
          <w:sz w:val="26"/>
          <w:szCs w:val="26"/>
          <w:shd w:val="clear" w:color="auto" w:fill="FBFBFB"/>
        </w:rPr>
        <w:t>Gigi</w:t>
      </w:r>
      <w:commentRangeEnd w:id="2"/>
      <w:r w:rsidR="00E369D4">
        <w:rPr>
          <w:rStyle w:val="CommentReference"/>
        </w:rPr>
        <w:commentReference w:id="2"/>
      </w:r>
      <w:r>
        <w:rPr>
          <w:rFonts w:ascii="Times New Roman" w:eastAsia="Times New Roman" w:hAnsi="Times New Roman" w:cs="Times New Roman"/>
          <w:sz w:val="26"/>
          <w:szCs w:val="26"/>
          <w:shd w:val="clear" w:color="auto" w:fill="FBFBFB"/>
        </w:rPr>
        <w:t xml:space="preserve"> Lee</w:t>
      </w:r>
      <w:r>
        <w:rPr>
          <w:rFonts w:ascii="Times New Roman" w:eastAsia="Times New Roman" w:hAnsi="Times New Roman" w:cs="Times New Roman"/>
          <w:sz w:val="24"/>
          <w:szCs w:val="24"/>
          <w:shd w:val="clear" w:color="auto" w:fill="FBFBFB"/>
        </w:rPr>
        <w:t xml:space="preserve"> is definitely a sweet-natured person. This may not be the easiest conclusion to come to</w:t>
      </w:r>
      <w:del w:id="3" w:author="Wayne Gauthier" w:date="2025-03-22T10:03:00Z" w16du:dateUtc="2025-03-22T01:03:00Z">
        <w:r w:rsidDel="00E369D4">
          <w:rPr>
            <w:rFonts w:ascii="Times New Roman" w:eastAsia="Times New Roman" w:hAnsi="Times New Roman" w:cs="Times New Roman"/>
            <w:sz w:val="24"/>
            <w:szCs w:val="24"/>
            <w:shd w:val="clear" w:color="auto" w:fill="FBFBFB"/>
          </w:rPr>
          <w:delText xml:space="preserve">, </w:delText>
        </w:r>
      </w:del>
      <w:ins w:id="4" w:author="Wayne Gauthier" w:date="2025-03-22T10:03:00Z" w16du:dateUtc="2025-03-22T01:03:00Z">
        <w:r w:rsidR="00E369D4">
          <w:rPr>
            <w:rFonts w:ascii="Times New Roman" w:eastAsia="Times New Roman" w:hAnsi="Times New Roman" w:cs="Times New Roman"/>
            <w:sz w:val="24"/>
            <w:szCs w:val="24"/>
            <w:shd w:val="clear" w:color="auto" w:fill="FBFBFB"/>
          </w:rPr>
          <w:t>;</w:t>
        </w:r>
        <w:r w:rsidR="00E369D4">
          <w:rPr>
            <w:rFonts w:ascii="Times New Roman" w:eastAsia="Times New Roman" w:hAnsi="Times New Roman" w:cs="Times New Roman"/>
            <w:sz w:val="24"/>
            <w:szCs w:val="24"/>
            <w:shd w:val="clear" w:color="auto" w:fill="FBFBFB"/>
          </w:rPr>
          <w:t xml:space="preserve"> </w:t>
        </w:r>
      </w:ins>
      <w:r>
        <w:rPr>
          <w:rFonts w:ascii="Times New Roman" w:eastAsia="Times New Roman" w:hAnsi="Times New Roman" w:cs="Times New Roman"/>
          <w:sz w:val="24"/>
          <w:szCs w:val="24"/>
          <w:shd w:val="clear" w:color="auto" w:fill="FBFBFB"/>
        </w:rPr>
        <w:t xml:space="preserve">however there is a plethora of reasons as to why this is true. Firstly, Gigi is a gentle person, being very </w:t>
      </w:r>
      <w:del w:id="5" w:author="Wayne Gauthier" w:date="2025-03-22T10:03:00Z" w16du:dateUtc="2025-03-22T01:03:00Z">
        <w:r w:rsidDel="00E369D4">
          <w:rPr>
            <w:rFonts w:ascii="Times New Roman" w:eastAsia="Times New Roman" w:hAnsi="Times New Roman" w:cs="Times New Roman"/>
            <w:sz w:val="24"/>
            <w:szCs w:val="24"/>
            <w:shd w:val="clear" w:color="auto" w:fill="FBFBFB"/>
          </w:rPr>
          <w:delText xml:space="preserve">soft </w:delText>
        </w:r>
      </w:del>
      <w:ins w:id="6" w:author="Wayne Gauthier" w:date="2025-03-22T10:03:00Z" w16du:dateUtc="2025-03-22T01:03:00Z">
        <w:r w:rsidR="00E369D4">
          <w:rPr>
            <w:rFonts w:ascii="Times New Roman" w:eastAsia="Times New Roman" w:hAnsi="Times New Roman" w:cs="Times New Roman"/>
            <w:sz w:val="24"/>
            <w:szCs w:val="24"/>
            <w:shd w:val="clear" w:color="auto" w:fill="FBFBFB"/>
          </w:rPr>
          <w:t>soft</w:t>
        </w:r>
        <w:r w:rsidR="00E369D4">
          <w:rPr>
            <w:rFonts w:ascii="Times New Roman" w:eastAsia="Times New Roman" w:hAnsi="Times New Roman" w:cs="Times New Roman"/>
            <w:sz w:val="24"/>
            <w:szCs w:val="24"/>
            <w:shd w:val="clear" w:color="auto" w:fill="FBFBFB"/>
          </w:rPr>
          <w:t>-</w:t>
        </w:r>
      </w:ins>
      <w:r>
        <w:rPr>
          <w:rFonts w:ascii="Times New Roman" w:eastAsia="Times New Roman" w:hAnsi="Times New Roman" w:cs="Times New Roman"/>
          <w:sz w:val="24"/>
          <w:szCs w:val="24"/>
          <w:shd w:val="clear" w:color="auto" w:fill="FBFBFB"/>
        </w:rPr>
        <w:t>spoken and considerate of others. She admits to being an introvert, but that doesn't stop her from making the effort to make people around her feel heard and included. Secondly, she deeply cares for the people that are close to her. We can see this through many avenues. Gigi feels she can truly express herself after forming a strong connection with a person. Her favorite new item this year is her backpack not only because it’s her favorite color, but also because it is adorned with a gift from her closest friends, which shows just how much she cares. However</w:t>
      </w:r>
      <w:ins w:id="7" w:author="Wayne Gauthier" w:date="2025-03-22T10:03:00Z" w16du:dateUtc="2025-03-22T01:03:00Z">
        <w:r w:rsidR="00E369D4">
          <w:rPr>
            <w:rFonts w:ascii="Times New Roman" w:eastAsia="Times New Roman" w:hAnsi="Times New Roman" w:cs="Times New Roman"/>
            <w:sz w:val="24"/>
            <w:szCs w:val="24"/>
            <w:shd w:val="clear" w:color="auto" w:fill="FBFBFB"/>
          </w:rPr>
          <w:t>,</w:t>
        </w:r>
      </w:ins>
      <w:r>
        <w:rPr>
          <w:rFonts w:ascii="Times New Roman" w:eastAsia="Times New Roman" w:hAnsi="Times New Roman" w:cs="Times New Roman"/>
          <w:sz w:val="24"/>
          <w:szCs w:val="24"/>
          <w:shd w:val="clear" w:color="auto" w:fill="FBFBFB"/>
        </w:rPr>
        <w:t xml:space="preserve"> Gigi’s nature doesn’t only come off </w:t>
      </w:r>
      <w:del w:id="8" w:author="Wayne Gauthier" w:date="2025-03-22T10:04:00Z" w16du:dateUtc="2025-03-22T01:04:00Z">
        <w:r w:rsidDel="00E369D4">
          <w:rPr>
            <w:rFonts w:ascii="Times New Roman" w:eastAsia="Times New Roman" w:hAnsi="Times New Roman" w:cs="Times New Roman"/>
            <w:sz w:val="24"/>
            <w:szCs w:val="24"/>
            <w:shd w:val="clear" w:color="auto" w:fill="FBFBFB"/>
          </w:rPr>
          <w:delText xml:space="preserve">on </w:delText>
        </w:r>
      </w:del>
      <w:ins w:id="9" w:author="Wayne Gauthier" w:date="2025-03-22T10:04:00Z" w16du:dateUtc="2025-03-22T01:04:00Z">
        <w:r w:rsidR="00E369D4">
          <w:rPr>
            <w:rFonts w:ascii="Times New Roman" w:eastAsia="Times New Roman" w:hAnsi="Times New Roman" w:cs="Times New Roman"/>
            <w:sz w:val="24"/>
            <w:szCs w:val="24"/>
            <w:shd w:val="clear" w:color="auto" w:fill="FBFBFB"/>
          </w:rPr>
          <w:t>i</w:t>
        </w:r>
        <w:r w:rsidR="00E369D4">
          <w:rPr>
            <w:rFonts w:ascii="Times New Roman" w:eastAsia="Times New Roman" w:hAnsi="Times New Roman" w:cs="Times New Roman"/>
            <w:sz w:val="24"/>
            <w:szCs w:val="24"/>
            <w:shd w:val="clear" w:color="auto" w:fill="FBFBFB"/>
          </w:rPr>
          <w:t xml:space="preserve">n </w:t>
        </w:r>
      </w:ins>
      <w:r>
        <w:rPr>
          <w:rFonts w:ascii="Times New Roman" w:eastAsia="Times New Roman" w:hAnsi="Times New Roman" w:cs="Times New Roman"/>
          <w:sz w:val="24"/>
          <w:szCs w:val="24"/>
          <w:shd w:val="clear" w:color="auto" w:fill="FBFBFB"/>
        </w:rPr>
        <w:t xml:space="preserve">her interactions with others. </w:t>
      </w:r>
      <w:commentRangeStart w:id="10"/>
      <w:r>
        <w:rPr>
          <w:rFonts w:ascii="Times New Roman" w:eastAsia="Times New Roman" w:hAnsi="Times New Roman" w:cs="Times New Roman"/>
          <w:sz w:val="24"/>
          <w:szCs w:val="24"/>
          <w:shd w:val="clear" w:color="auto" w:fill="FBFBFB"/>
        </w:rPr>
        <w:t>It can also be found in her interests, like how she journals and reads showing her calm nature and appreciation of winding down, or how she loves cats because of their tranquillity and good company, or how she likes the piano because she learned it when she was young and appreciates its beauty</w:t>
      </w:r>
      <w:commentRangeEnd w:id="10"/>
      <w:r w:rsidR="00E369D4">
        <w:rPr>
          <w:rStyle w:val="CommentReference"/>
        </w:rPr>
        <w:commentReference w:id="10"/>
      </w:r>
      <w:r>
        <w:rPr>
          <w:rFonts w:ascii="Times New Roman" w:eastAsia="Times New Roman" w:hAnsi="Times New Roman" w:cs="Times New Roman"/>
          <w:sz w:val="24"/>
          <w:szCs w:val="24"/>
          <w:shd w:val="clear" w:color="auto" w:fill="FBFBFB"/>
        </w:rPr>
        <w:t xml:space="preserve">. In conclusion, Gigi Lee is a very sweet-natured person because she is not only gentle but also affectionate, making her </w:t>
      </w:r>
      <w:del w:id="11" w:author="Wayne Gauthier" w:date="2025-03-22T10:04:00Z" w16du:dateUtc="2025-03-22T01:04:00Z">
        <w:r w:rsidDel="00E369D4">
          <w:rPr>
            <w:rFonts w:ascii="Times New Roman" w:eastAsia="Times New Roman" w:hAnsi="Times New Roman" w:cs="Times New Roman"/>
            <w:sz w:val="24"/>
            <w:szCs w:val="24"/>
            <w:shd w:val="clear" w:color="auto" w:fill="FBFBFB"/>
          </w:rPr>
          <w:delText xml:space="preserve">an </w:delText>
        </w:r>
      </w:del>
      <w:r>
        <w:rPr>
          <w:rFonts w:ascii="Times New Roman" w:eastAsia="Times New Roman" w:hAnsi="Times New Roman" w:cs="Times New Roman"/>
          <w:sz w:val="24"/>
          <w:szCs w:val="24"/>
          <w:shd w:val="clear" w:color="auto" w:fill="FBFBFB"/>
        </w:rPr>
        <w:t xml:space="preserve">amazing company once you get to know her </w:t>
      </w:r>
      <w:commentRangeStart w:id="12"/>
      <w:r>
        <w:rPr>
          <w:rFonts w:ascii="Times New Roman" w:eastAsia="Times New Roman" w:hAnsi="Times New Roman" w:cs="Times New Roman"/>
          <w:sz w:val="24"/>
          <w:szCs w:val="24"/>
          <w:shd w:val="clear" w:color="auto" w:fill="FBFBFB"/>
        </w:rPr>
        <w:t>better</w:t>
      </w:r>
      <w:commentRangeEnd w:id="12"/>
      <w:r w:rsidR="006C53D7">
        <w:rPr>
          <w:rStyle w:val="CommentReference"/>
        </w:rPr>
        <w:commentReference w:id="12"/>
      </w:r>
      <w:r>
        <w:rPr>
          <w:rFonts w:ascii="Times New Roman" w:eastAsia="Times New Roman" w:hAnsi="Times New Roman" w:cs="Times New Roman"/>
          <w:sz w:val="24"/>
          <w:szCs w:val="24"/>
          <w:shd w:val="clear" w:color="auto" w:fill="FBFBFB"/>
        </w:rPr>
        <w:t>.</w:t>
      </w:r>
    </w:p>
    <w:sectPr w:rsidR="00C4026E">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yne Gauthier" w:date="2025-03-22T10:02:00Z" w:initials="WG">
    <w:p w14:paraId="4F4F3552" w14:textId="2CBD7962" w:rsidR="00E85EBE" w:rsidRDefault="00E85EBE">
      <w:pPr>
        <w:pStyle w:val="CommentText"/>
      </w:pPr>
      <w:r>
        <w:rPr>
          <w:rStyle w:val="CommentReference"/>
        </w:rPr>
        <w:annotationRef/>
      </w:r>
    </w:p>
  </w:comment>
  <w:comment w:id="2" w:author="Wayne Gauthier" w:date="2025-03-22T10:02:00Z" w:initials="WG">
    <w:p w14:paraId="440CFA73" w14:textId="47350ADB" w:rsidR="00E369D4" w:rsidRDefault="00E369D4">
      <w:pPr>
        <w:pStyle w:val="CommentText"/>
      </w:pPr>
      <w:r>
        <w:rPr>
          <w:rStyle w:val="CommentReference"/>
        </w:rPr>
        <w:annotationRef/>
      </w:r>
      <w:r>
        <w:t>This is her nickname. Her given name is Jiyul. You might begin like this: ‘Jiyul (Gigi) Lee…’ Then you could use Gigi after that.</w:t>
      </w:r>
    </w:p>
  </w:comment>
  <w:comment w:id="10" w:author="Wayne Gauthier" w:date="2025-03-22T10:04:00Z" w:initials="WG">
    <w:p w14:paraId="28A6B5B8" w14:textId="3E60763C" w:rsidR="00E369D4" w:rsidRDefault="00E369D4">
      <w:pPr>
        <w:pStyle w:val="CommentText"/>
      </w:pPr>
      <w:r>
        <w:rPr>
          <w:rStyle w:val="CommentReference"/>
        </w:rPr>
        <w:annotationRef/>
      </w:r>
      <w:r>
        <w:t>This sentence would be better if it were divided into two.</w:t>
      </w:r>
    </w:p>
  </w:comment>
  <w:comment w:id="12" w:author="Wayne Gauthier" w:date="2025-03-21T09:51:00Z" w:initials="WG">
    <w:p w14:paraId="7AD86CDD" w14:textId="0146810B" w:rsidR="00E369D4" w:rsidRDefault="006C53D7" w:rsidP="006C53D7">
      <w:pPr>
        <w:pStyle w:val="CommentText"/>
        <w:rPr>
          <w:color w:val="0070C0"/>
        </w:rPr>
      </w:pPr>
      <w:r>
        <w:rPr>
          <w:rStyle w:val="CommentReference"/>
        </w:rPr>
        <w:annotationRef/>
      </w:r>
      <w:r>
        <w:rPr>
          <w:rStyle w:val="CommentReference"/>
        </w:rPr>
        <w:annotationRef/>
      </w:r>
      <w:r w:rsidR="00E369D4">
        <w:rPr>
          <w:color w:val="0070C0"/>
        </w:rPr>
        <w:t>A really terrific paper, Salvador! You have a gift for expressiveness in phrasing &amp; lexical choices. I’ll be looking forward to your future work with great anticipation.</w:t>
      </w:r>
    </w:p>
    <w:p w14:paraId="5B8D097E" w14:textId="77777777" w:rsidR="00E369D4" w:rsidRDefault="00E369D4" w:rsidP="006C53D7">
      <w:pPr>
        <w:pStyle w:val="CommentText"/>
        <w:rPr>
          <w:color w:val="0070C0"/>
        </w:rPr>
      </w:pPr>
    </w:p>
    <w:p w14:paraId="31A9CFFC" w14:textId="45E704C0" w:rsidR="006C53D7" w:rsidRPr="005E0D8F" w:rsidRDefault="006C53D7" w:rsidP="006C53D7">
      <w:pPr>
        <w:pStyle w:val="CommentText"/>
        <w:rPr>
          <w:color w:val="0070C0"/>
        </w:rPr>
      </w:pPr>
      <w:r w:rsidRPr="005E0D8F">
        <w:rPr>
          <w:color w:val="0070C0"/>
        </w:rPr>
        <w:t>CONTENT:</w:t>
      </w:r>
      <w:r w:rsidRPr="005E0D8F">
        <w:rPr>
          <w:rFonts w:hint="eastAsia"/>
          <w:color w:val="0070C0"/>
        </w:rPr>
        <w:t xml:space="preserve"> </w:t>
      </w:r>
      <w:r w:rsidR="00E369D4">
        <w:rPr>
          <w:color w:val="0070C0"/>
        </w:rPr>
        <w:t>5</w:t>
      </w:r>
      <w:r w:rsidRPr="005E0D8F">
        <w:rPr>
          <w:color w:val="0070C0"/>
        </w:rPr>
        <w:t>/5</w:t>
      </w:r>
    </w:p>
    <w:p w14:paraId="5A9CC0A6" w14:textId="63405DF9" w:rsidR="006C53D7" w:rsidRPr="005E0D8F" w:rsidRDefault="006C53D7" w:rsidP="006C53D7">
      <w:pPr>
        <w:pStyle w:val="CommentText"/>
        <w:rPr>
          <w:color w:val="0070C0"/>
        </w:rPr>
      </w:pPr>
      <w:r w:rsidRPr="005E0D8F">
        <w:rPr>
          <w:rFonts w:hint="eastAsia"/>
          <w:color w:val="0070C0"/>
        </w:rPr>
        <w:t>C</w:t>
      </w:r>
      <w:r w:rsidRPr="005E0D8F">
        <w:rPr>
          <w:color w:val="0070C0"/>
        </w:rPr>
        <w:t xml:space="preserve">LARITY: </w:t>
      </w:r>
      <w:r w:rsidR="00E369D4">
        <w:rPr>
          <w:color w:val="0070C0"/>
        </w:rPr>
        <w:t>5</w:t>
      </w:r>
      <w:r w:rsidRPr="005E0D8F">
        <w:rPr>
          <w:color w:val="0070C0"/>
        </w:rPr>
        <w:t>/5</w:t>
      </w:r>
    </w:p>
    <w:p w14:paraId="4A9792CB" w14:textId="270878B0" w:rsidR="006C53D7" w:rsidRPr="005E0D8F" w:rsidRDefault="006C53D7" w:rsidP="006C53D7">
      <w:pPr>
        <w:pStyle w:val="CommentText"/>
        <w:rPr>
          <w:color w:val="0070C0"/>
        </w:rPr>
      </w:pPr>
      <w:r w:rsidRPr="005E0D8F">
        <w:rPr>
          <w:rFonts w:hint="eastAsia"/>
          <w:color w:val="0070C0"/>
        </w:rPr>
        <w:t>S</w:t>
      </w:r>
      <w:r w:rsidRPr="005E0D8F">
        <w:rPr>
          <w:color w:val="0070C0"/>
        </w:rPr>
        <w:t xml:space="preserve">TRUCTURE: </w:t>
      </w:r>
      <w:r w:rsidR="00E369D4">
        <w:rPr>
          <w:color w:val="0070C0"/>
        </w:rPr>
        <w:t>5</w:t>
      </w:r>
      <w:r w:rsidRPr="005E0D8F">
        <w:rPr>
          <w:color w:val="0070C0"/>
        </w:rPr>
        <w:t>/5</w:t>
      </w:r>
    </w:p>
    <w:p w14:paraId="33E76491" w14:textId="5BD3EBE1" w:rsidR="006C53D7" w:rsidRPr="005E0D8F" w:rsidRDefault="006C53D7" w:rsidP="006C53D7">
      <w:pPr>
        <w:pStyle w:val="CommentText"/>
        <w:rPr>
          <w:color w:val="0070C0"/>
        </w:rPr>
      </w:pPr>
      <w:r w:rsidRPr="005E0D8F">
        <w:rPr>
          <w:rFonts w:hint="eastAsia"/>
          <w:color w:val="0070C0"/>
        </w:rPr>
        <w:t>F</w:t>
      </w:r>
      <w:r w:rsidRPr="005E0D8F">
        <w:rPr>
          <w:color w:val="0070C0"/>
        </w:rPr>
        <w:t xml:space="preserve">ORMAT: </w:t>
      </w:r>
      <w:r w:rsidR="00E369D4">
        <w:rPr>
          <w:color w:val="0070C0"/>
        </w:rPr>
        <w:t>5</w:t>
      </w:r>
      <w:r w:rsidRPr="005E0D8F">
        <w:rPr>
          <w:color w:val="0070C0"/>
        </w:rPr>
        <w:t>/5</w:t>
      </w:r>
    </w:p>
    <w:p w14:paraId="45F4E466" w14:textId="3D94A09A" w:rsidR="006C53D7" w:rsidRDefault="006C53D7" w:rsidP="006C53D7">
      <w:pPr>
        <w:pStyle w:val="CommentText"/>
      </w:pPr>
      <w:r w:rsidRPr="005E0D8F">
        <w:rPr>
          <w:rFonts w:hint="eastAsia"/>
          <w:color w:val="0070C0"/>
        </w:rPr>
        <w:t>T</w:t>
      </w:r>
      <w:r w:rsidRPr="005E0D8F">
        <w:rPr>
          <w:color w:val="0070C0"/>
        </w:rPr>
        <w:t xml:space="preserve">OTAL: </w:t>
      </w:r>
      <w:r w:rsidR="00E369D4">
        <w:rPr>
          <w:color w:val="0070C0"/>
        </w:rPr>
        <w:t>20</w:t>
      </w:r>
      <w:r w:rsidRPr="005E0D8F">
        <w:rPr>
          <w:color w:val="0070C0"/>
        </w:rPr>
        <w:t>/20</w:t>
      </w:r>
      <w:r>
        <w:rPr>
          <w:color w:val="0070C0"/>
        </w:rPr>
        <w:t xml:space="preserve"> =</w:t>
      </w:r>
      <w:r w:rsidR="00E369D4">
        <w:rPr>
          <w:color w:val="0070C0"/>
        </w:rPr>
        <w:t xml:space="preserve"> 100% (A+)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4F3552" w15:done="0"/>
  <w15:commentEx w15:paraId="440CFA73" w15:done="0"/>
  <w15:commentEx w15:paraId="28A6B5B8" w15:done="0"/>
  <w15:commentEx w15:paraId="45F4E4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F6D055" w16cex:dateUtc="2025-03-22T01:02:00Z"/>
  <w16cex:commentExtensible w16cex:durableId="4382C455" w16cex:dateUtc="2025-03-22T01:02:00Z"/>
  <w16cex:commentExtensible w16cex:durableId="326D8496" w16cex:dateUtc="2025-03-22T01:04:00Z"/>
  <w16cex:commentExtensible w16cex:durableId="6B43EFAB" w16cex:dateUtc="2025-03-21T0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4F3552" w16cid:durableId="53F6D055"/>
  <w16cid:commentId w16cid:paraId="440CFA73" w16cid:durableId="4382C455"/>
  <w16cid:commentId w16cid:paraId="28A6B5B8" w16cid:durableId="326D8496"/>
  <w16cid:commentId w16cid:paraId="45F4E466" w16cid:durableId="6B43EF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yne Gauthier">
    <w15:presenceInfo w15:providerId="Windows Live" w15:userId="644b0605eb18c3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26E"/>
    <w:rsid w:val="0056678C"/>
    <w:rsid w:val="006C53D7"/>
    <w:rsid w:val="0096162D"/>
    <w:rsid w:val="00C4026E"/>
    <w:rsid w:val="00E369D4"/>
    <w:rsid w:val="00E85E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25307F3"/>
  <w15:docId w15:val="{E1610836-137C-4E1C-8C84-4BAA506C1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6C53D7"/>
    <w:pPr>
      <w:spacing w:line="240" w:lineRule="auto"/>
    </w:pPr>
  </w:style>
  <w:style w:type="character" w:styleId="CommentReference">
    <w:name w:val="annotation reference"/>
    <w:basedOn w:val="DefaultParagraphFont"/>
    <w:uiPriority w:val="99"/>
    <w:semiHidden/>
    <w:unhideWhenUsed/>
    <w:rsid w:val="006C53D7"/>
    <w:rPr>
      <w:sz w:val="16"/>
      <w:szCs w:val="16"/>
    </w:rPr>
  </w:style>
  <w:style w:type="paragraph" w:styleId="CommentText">
    <w:name w:val="annotation text"/>
    <w:basedOn w:val="Normal"/>
    <w:link w:val="CommentTextChar"/>
    <w:uiPriority w:val="99"/>
    <w:semiHidden/>
    <w:unhideWhenUsed/>
    <w:rsid w:val="006C53D7"/>
    <w:pPr>
      <w:spacing w:line="240" w:lineRule="auto"/>
    </w:pPr>
    <w:rPr>
      <w:sz w:val="20"/>
      <w:szCs w:val="20"/>
    </w:rPr>
  </w:style>
  <w:style w:type="character" w:customStyle="1" w:styleId="CommentTextChar">
    <w:name w:val="Comment Text Char"/>
    <w:basedOn w:val="DefaultParagraphFont"/>
    <w:link w:val="CommentText"/>
    <w:uiPriority w:val="99"/>
    <w:semiHidden/>
    <w:rsid w:val="006C53D7"/>
    <w:rPr>
      <w:sz w:val="20"/>
      <w:szCs w:val="20"/>
    </w:rPr>
  </w:style>
  <w:style w:type="paragraph" w:styleId="CommentSubject">
    <w:name w:val="annotation subject"/>
    <w:basedOn w:val="CommentText"/>
    <w:next w:val="CommentText"/>
    <w:link w:val="CommentSubjectChar"/>
    <w:uiPriority w:val="99"/>
    <w:semiHidden/>
    <w:unhideWhenUsed/>
    <w:rsid w:val="006C53D7"/>
    <w:rPr>
      <w:b/>
      <w:bCs/>
    </w:rPr>
  </w:style>
  <w:style w:type="character" w:customStyle="1" w:styleId="CommentSubjectChar">
    <w:name w:val="Comment Subject Char"/>
    <w:basedOn w:val="CommentTextChar"/>
    <w:link w:val="CommentSubject"/>
    <w:uiPriority w:val="99"/>
    <w:semiHidden/>
    <w:rsid w:val="006C53D7"/>
    <w:rPr>
      <w:b/>
      <w:bCs/>
      <w:sz w:val="20"/>
      <w:szCs w:val="20"/>
    </w:rPr>
  </w:style>
  <w:style w:type="character" w:customStyle="1" w:styleId="Heading5Char">
    <w:name w:val="Heading 5 Char"/>
    <w:basedOn w:val="DefaultParagraphFont"/>
    <w:link w:val="Heading5"/>
    <w:uiPriority w:val="9"/>
    <w:semiHidden/>
    <w:rsid w:val="006C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mohPsrH8maKyrnLHUH6jb3EIrQ==">CgMxLjA4AHIhMTY1bnIzMXNlSjlySm1lVHZVVkdQVWRleWVfVzNxaTJP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212</Words>
  <Characters>1209</Characters>
  <Application>Microsoft Office Word</Application>
  <DocSecurity>0</DocSecurity>
  <Lines>10</Lines>
  <Paragraphs>2</Paragraphs>
  <ScaleCrop>false</ScaleCrop>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Wayne Gauthier</cp:lastModifiedBy>
  <cp:revision>4</cp:revision>
  <dcterms:created xsi:type="dcterms:W3CDTF">2025-03-21T00:51:00Z</dcterms:created>
  <dcterms:modified xsi:type="dcterms:W3CDTF">2025-03-22T01:05:00Z</dcterms:modified>
</cp:coreProperties>
</file>